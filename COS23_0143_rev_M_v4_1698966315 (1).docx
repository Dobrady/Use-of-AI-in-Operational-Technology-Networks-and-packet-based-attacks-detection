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Borders>
          <w:left w:val="single" w:sz="4" w:space="0" w:color="17365D" w:themeColor="text2" w:themeShade="BF"/>
          <w:right w:val="single" w:sz="4" w:space="0" w:color="17365D" w:themeColor="text2" w:themeShade="BF"/>
          <w:insideH w:val="single" w:sz="4" w:space="0" w:color="17365D" w:themeColor="text2" w:themeShade="BF"/>
        </w:tblBorders>
        <w:tblLook w:val="01E0" w:firstRow="1" w:lastRow="1" w:firstColumn="1" w:lastColumn="1" w:noHBand="0" w:noVBand="0"/>
      </w:tblPr>
      <w:tblGrid>
        <w:gridCol w:w="4414"/>
        <w:gridCol w:w="4363"/>
        <w:tblGridChange w:id="0">
          <w:tblGrid>
            <w:gridCol w:w="360"/>
            <w:gridCol w:w="360"/>
            <w:gridCol w:w="3694"/>
            <w:gridCol w:w="4363"/>
          </w:tblGrid>
        </w:tblGridChange>
      </w:tblGrid>
      <w:tr w:rsidR="00D5631F" w:rsidRPr="00B57B36" w14:paraId="3F159AD6" w14:textId="77777777" w:rsidTr="00896D20">
        <w:trPr>
          <w:trHeight w:val="709"/>
          <w:jc w:val="center"/>
          <w:ins w:id="1" w:author="Petar Varbanov" w:date="2023-11-03T00:00:00Z"/>
        </w:trPr>
        <w:tc>
          <w:tcPr>
            <w:tcW w:w="1418" w:type="dxa"/>
            <w:vAlign w:val="center"/>
          </w:tcPr>
          <w:p w14:paraId="3B443585" w14:textId="77777777" w:rsidR="00D5631F" w:rsidRPr="00B57B36" w:rsidRDefault="00D5631F" w:rsidP="00896D20">
            <w:pPr>
              <w:spacing w:before="120"/>
              <w:jc w:val="center"/>
              <w:rPr>
                <w:ins w:id="2" w:author="Petar Varbanov" w:date="2023-11-03T00:00:00Z"/>
              </w:rPr>
            </w:pPr>
            <w:ins w:id="3" w:author="Petar Varbanov" w:date="2023-11-03T00:00:00Z">
              <w:r>
                <w:rPr>
                  <w:noProof/>
                </w:rPr>
                <w:drawing>
                  <wp:inline distT="0" distB="0" distL="0" distR="0" wp14:anchorId="325DC143" wp14:editId="51CC0034">
                    <wp:extent cx="977681" cy="344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5348" r="1"/>
                            <a:stretch/>
                          </pic:blipFill>
                          <pic:spPr bwMode="auto">
                            <a:xfrm>
                              <a:off x="0" y="0"/>
                              <a:ext cx="1110279" cy="390848"/>
                            </a:xfrm>
                            <a:prstGeom prst="rect">
                              <a:avLst/>
                            </a:prstGeom>
                            <a:noFill/>
                            <a:ln>
                              <a:noFill/>
                            </a:ln>
                            <a:extLst>
                              <a:ext uri="{53640926-AAD7-44D8-BBD7-CCE9431645EC}">
                                <a14:shadowObscured xmlns:a14="http://schemas.microsoft.com/office/drawing/2010/main"/>
                              </a:ext>
                            </a:extLst>
                          </pic:spPr>
                        </pic:pic>
                      </a:graphicData>
                    </a:graphic>
                  </wp:inline>
                </w:drawing>
              </w:r>
            </w:ins>
          </w:p>
        </w:tc>
        <w:tc>
          <w:tcPr>
            <w:tcW w:w="7364" w:type="dxa"/>
          </w:tcPr>
          <w:p w14:paraId="42C5F35A" w14:textId="77777777" w:rsidR="00D5631F" w:rsidRPr="00DC4638" w:rsidRDefault="00D5631F" w:rsidP="00896D20">
            <w:pPr>
              <w:spacing w:before="120"/>
              <w:jc w:val="center"/>
              <w:rPr>
                <w:ins w:id="4" w:author="Petar Varbanov" w:date="2023-11-03T00:00:00Z"/>
                <w:color w:val="A50021"/>
                <w:sz w:val="22"/>
                <w:szCs w:val="22"/>
              </w:rPr>
            </w:pPr>
            <w:ins w:id="5" w:author="Petar Varbanov" w:date="2023-11-03T00:00:00Z">
              <w:r w:rsidRPr="009428EA">
                <w:rPr>
                  <w:rFonts w:cs="Arial"/>
                  <w:b/>
                  <w:bCs/>
                  <w:iCs/>
                  <w:color w:val="00B050"/>
                  <w:sz w:val="22"/>
                  <w:szCs w:val="22"/>
                  <w:lang w:eastAsia="it-IT"/>
                </w:rPr>
                <w:t>1st Conference on Sustainability – COS ’23</w:t>
              </w:r>
              <w:r>
                <w:rPr>
                  <w:rFonts w:cs="Arial"/>
                  <w:b/>
                  <w:bCs/>
                  <w:iCs/>
                  <w:color w:val="00B050"/>
                  <w:sz w:val="22"/>
                  <w:szCs w:val="22"/>
                  <w:lang w:eastAsia="it-IT"/>
                </w:rPr>
                <w:br/>
              </w:r>
              <w:r w:rsidRPr="009428EA">
                <w:rPr>
                  <w:rFonts w:cs="Arial"/>
                  <w:b/>
                  <w:bCs/>
                  <w:iCs/>
                  <w:color w:val="00B050"/>
                  <w:sz w:val="22"/>
                  <w:szCs w:val="22"/>
                  <w:lang w:eastAsia="it-IT"/>
                </w:rPr>
                <w:t>12-14 October 2023, Győr, Hungary</w:t>
              </w:r>
              <w:r>
                <w:rPr>
                  <w:rFonts w:cs="Arial"/>
                  <w:b/>
                  <w:bCs/>
                  <w:iCs/>
                  <w:color w:val="00B050"/>
                  <w:sz w:val="22"/>
                  <w:szCs w:val="22"/>
                  <w:lang w:eastAsia="it-IT"/>
                </w:rPr>
                <w:br/>
              </w:r>
              <w:r w:rsidRPr="009428EA">
                <w:rPr>
                  <w:rFonts w:cs="Arial"/>
                  <w:b/>
                  <w:bCs/>
                  <w:iCs/>
                  <w:color w:val="00B050"/>
                  <w:sz w:val="22"/>
                  <w:szCs w:val="22"/>
                  <w:lang w:eastAsia="it-IT"/>
                </w:rPr>
                <w:t>Proceedings</w:t>
              </w:r>
            </w:ins>
          </w:p>
        </w:tc>
      </w:tr>
      <w:tr w:rsidR="00D5631F" w:rsidRPr="00B57B36" w14:paraId="41DC0FFA" w14:textId="77777777" w:rsidTr="00896D20">
        <w:trPr>
          <w:trHeight w:val="68"/>
          <w:jc w:val="center"/>
          <w:ins w:id="6" w:author="Petar Varbanov" w:date="2023-11-03T00:00:00Z"/>
        </w:trPr>
        <w:tc>
          <w:tcPr>
            <w:tcW w:w="8782" w:type="dxa"/>
            <w:gridSpan w:val="2"/>
          </w:tcPr>
          <w:p w14:paraId="3AE1E719" w14:textId="77777777" w:rsidR="00D5631F" w:rsidRDefault="00D5631F" w:rsidP="00896D20">
            <w:pPr>
              <w:tabs>
                <w:tab w:val="left" w:pos="-108"/>
              </w:tabs>
              <w:spacing w:before="120" w:line="140" w:lineRule="atLeast"/>
              <w:ind w:left="31"/>
              <w:rPr>
                <w:ins w:id="7" w:author="Petar Varbanov" w:date="2023-11-03T00:00:00Z"/>
                <w:rFonts w:ascii="Tahoma" w:hAnsi="Tahoma" w:cs="Tahoma"/>
                <w:iCs/>
                <w:sz w:val="14"/>
                <w:szCs w:val="14"/>
                <w:lang w:eastAsia="it-IT"/>
              </w:rPr>
            </w:pPr>
            <w:ins w:id="8" w:author="Petar Varbanov" w:date="2023-11-03T00:00:00Z">
              <w:r w:rsidRPr="00B57B36">
                <w:rPr>
                  <w:rFonts w:ascii="Tahoma" w:hAnsi="Tahoma" w:cs="Tahoma"/>
                  <w:iCs/>
                  <w:color w:val="333333"/>
                  <w:sz w:val="14"/>
                  <w:szCs w:val="14"/>
                  <w:lang w:eastAsia="it-IT"/>
                </w:rPr>
                <w:t>Editors:</w:t>
              </w:r>
              <w:r>
                <w:rPr>
                  <w:rFonts w:ascii="Tahoma" w:hAnsi="Tahoma" w:cs="Tahoma"/>
                  <w:iCs/>
                  <w:color w:val="333333"/>
                  <w:sz w:val="14"/>
                  <w:szCs w:val="14"/>
                  <w:lang w:eastAsia="it-IT"/>
                </w:rPr>
                <w:t xml:space="preserve"> </w:t>
              </w:r>
              <w:r w:rsidRPr="006846FB">
                <w:rPr>
                  <w:rFonts w:ascii="Tahoma" w:hAnsi="Tahoma" w:cs="Tahoma"/>
                  <w:iCs/>
                  <w:color w:val="333333"/>
                  <w:sz w:val="14"/>
                  <w:szCs w:val="14"/>
                  <w:lang w:eastAsia="it-IT"/>
                </w:rPr>
                <w:t>Petar S. Varbanov, Bohong Wang, Petro Kapustenko</w:t>
              </w:r>
            </w:ins>
          </w:p>
          <w:p w14:paraId="076B7E61" w14:textId="77777777" w:rsidR="00D5631F" w:rsidRPr="00B57B36" w:rsidRDefault="00D5631F" w:rsidP="00896D20">
            <w:pPr>
              <w:tabs>
                <w:tab w:val="left" w:pos="-108"/>
              </w:tabs>
              <w:spacing w:line="140" w:lineRule="atLeast"/>
              <w:ind w:left="31"/>
              <w:rPr>
                <w:ins w:id="9" w:author="Petar Varbanov" w:date="2023-11-03T00:00:00Z"/>
              </w:rPr>
            </w:pPr>
            <w:ins w:id="10" w:author="Petar Varbanov" w:date="2023-11-03T00:00:00Z">
              <w:r>
                <w:rPr>
                  <w:rFonts w:ascii="Tahoma" w:hAnsi="Tahoma" w:cs="Tahoma"/>
                  <w:iCs/>
                  <w:color w:val="333333"/>
                  <w:sz w:val="14"/>
                  <w:szCs w:val="14"/>
                  <w:lang w:eastAsia="it-IT"/>
                </w:rPr>
                <w:t>Composition:</w:t>
              </w:r>
              <w:r w:rsidRPr="0085208F">
                <w:rPr>
                  <w:rFonts w:ascii="Tahoma" w:hAnsi="Tahoma" w:cs="Tahoma"/>
                  <w:iCs/>
                  <w:sz w:val="14"/>
                  <w:szCs w:val="14"/>
                  <w:lang w:eastAsia="it-IT"/>
                </w:rPr>
                <w:t xml:space="preserve"> </w:t>
              </w:r>
              <w:r w:rsidRPr="00A81B16">
                <w:rPr>
                  <w:rFonts w:ascii="Tahoma" w:hAnsi="Tahoma" w:cs="Tahoma"/>
                  <w:iCs/>
                  <w:sz w:val="14"/>
                  <w:szCs w:val="14"/>
                  <w:lang w:eastAsia="it-IT"/>
                </w:rPr>
                <w:t>Hon Hu</w:t>
              </w:r>
              <w:r>
                <w:rPr>
                  <w:rFonts w:ascii="Tahoma" w:hAnsi="Tahoma" w:cs="Tahoma"/>
                  <w:iCs/>
                  <w:sz w:val="14"/>
                  <w:szCs w:val="14"/>
                  <w:lang w:eastAsia="it-IT"/>
                </w:rPr>
                <w:t>i</w:t>
              </w:r>
              <w:r w:rsidRPr="00A81B16">
                <w:rPr>
                  <w:rFonts w:ascii="Tahoma" w:hAnsi="Tahoma" w:cs="Tahoma"/>
                  <w:iCs/>
                  <w:sz w:val="14"/>
                  <w:szCs w:val="14"/>
                  <w:lang w:eastAsia="it-IT"/>
                </w:rPr>
                <w:t>n Chin</w:t>
              </w:r>
            </w:ins>
          </w:p>
        </w:tc>
      </w:tr>
      <w:tr w:rsidR="001227C0" w:rsidRPr="008B754C" w:rsidDel="00D5631F" w14:paraId="2F786049" w14:textId="2A0EE141" w:rsidTr="00D5631F">
        <w:tblPrEx>
          <w:tblW w:w="0" w:type="auto"/>
          <w:jc w:val="center"/>
          <w:tblBorders>
            <w:left w:val="single" w:sz="4" w:space="0" w:color="17365D" w:themeColor="text2" w:themeShade="BF"/>
            <w:bottom w:val="single" w:sz="4" w:space="0" w:color="auto"/>
            <w:right w:val="single" w:sz="4" w:space="0" w:color="17365D" w:themeColor="text2" w:themeShade="BF"/>
            <w:insideH w:val="single" w:sz="4" w:space="0" w:color="17365D" w:themeColor="text2" w:themeShade="BF"/>
          </w:tblBorders>
          <w:tblLook w:val="01E0" w:firstRow="1" w:lastRow="1" w:firstColumn="1" w:lastColumn="1" w:noHBand="0" w:noVBand="0"/>
          <w:tblPrExChange w:id="11" w:author="Petar Varbanov" w:date="2023-11-03T00:00:00Z">
            <w:tblPrEx>
              <w:tblW w:w="0" w:type="auto"/>
              <w:jc w:val="center"/>
              <w:tblBorders>
                <w:left w:val="single" w:sz="4" w:space="0" w:color="17365D" w:themeColor="text2" w:themeShade="BF"/>
                <w:bottom w:val="single" w:sz="4" w:space="0" w:color="auto"/>
                <w:right w:val="single" w:sz="4" w:space="0" w:color="17365D" w:themeColor="text2" w:themeShade="BF"/>
                <w:insideH w:val="single" w:sz="4" w:space="0" w:color="17365D" w:themeColor="text2" w:themeShade="BF"/>
              </w:tblBorders>
              <w:tblLook w:val="01E0" w:firstRow="1" w:lastRow="1" w:firstColumn="1" w:lastColumn="1" w:noHBand="0" w:noVBand="0"/>
            </w:tblPrEx>
          </w:tblPrExChange>
        </w:tblPrEx>
        <w:trPr>
          <w:trHeight w:val="852"/>
          <w:jc w:val="center"/>
          <w:del w:id="12" w:author="Petar Varbanov" w:date="2023-11-03T00:01:00Z"/>
          <w:trPrChange w:id="13" w:author="Petar Varbanov" w:date="2023-11-03T00:00:00Z">
            <w:trPr>
              <w:gridAfter w:val="0"/>
              <w:trHeight w:val="852"/>
              <w:jc w:val="center"/>
            </w:trPr>
          </w:trPrChange>
        </w:trPr>
        <w:tc>
          <w:tcPr>
            <w:tcW w:w="6940" w:type="dxa"/>
            <w:vMerge w:val="restart"/>
            <w:tcBorders>
              <w:right w:val="single" w:sz="4" w:space="0" w:color="auto"/>
            </w:tcBorders>
            <w:tcPrChange w:id="14" w:author="Petar Varbanov" w:date="2023-11-03T00:00:00Z">
              <w:tcPr>
                <w:tcW w:w="6946" w:type="dxa"/>
                <w:vMerge w:val="restart"/>
                <w:tcBorders>
                  <w:right w:val="single" w:sz="4" w:space="0" w:color="auto"/>
                </w:tcBorders>
              </w:tcPr>
            </w:tcPrChange>
          </w:tcPr>
          <w:p w14:paraId="280386FD" w14:textId="0E189493" w:rsidR="001316E5" w:rsidRPr="008B754C" w:rsidDel="00D5631F" w:rsidRDefault="001316E5" w:rsidP="001316E5">
            <w:pPr>
              <w:tabs>
                <w:tab w:val="left" w:pos="-108"/>
                <w:tab w:val="right" w:pos="7100"/>
              </w:tabs>
              <w:spacing w:line="264" w:lineRule="auto"/>
              <w:ind w:left="-108"/>
              <w:rPr>
                <w:del w:id="15" w:author="Petar Varbanov" w:date="2023-11-03T00:01:00Z"/>
                <w:rFonts w:ascii="Arial" w:hAnsi="Arial" w:cs="Arial"/>
                <w:b/>
                <w:bCs/>
                <w:i/>
                <w:iCs/>
                <w:color w:val="000066"/>
                <w:sz w:val="12"/>
                <w:szCs w:val="12"/>
                <w:lang w:val="en-GB" w:eastAsia="it-IT"/>
              </w:rPr>
            </w:pPr>
            <w:del w:id="16" w:author="Petar Varbanov" w:date="2023-11-03T00:01:00Z">
              <w:r w:rsidRPr="00697117" w:rsidDel="00D5631F">
                <w:rPr>
                  <w:rFonts w:ascii="AdvP6960" w:hAnsi="AdvP6960" w:cs="AdvP6960"/>
                  <w:noProof/>
                  <w:color w:val="241F20"/>
                  <w:sz w:val="18"/>
                  <w:szCs w:val="18"/>
                  <w:lang w:val="en-GB" w:eastAsia="zh-CN"/>
                </w:rPr>
                <w:drawing>
                  <wp:inline distT="0" distB="0" distL="0" distR="0" wp14:anchorId="408F81F5" wp14:editId="5C795AF6">
                    <wp:extent cx="640080" cy="373380"/>
                    <wp:effectExtent l="0" t="0" r="7620" b="7620"/>
                    <wp:docPr id="5" name="Picture 5" descr="ce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et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 cy="373380"/>
                            </a:xfrm>
                            <a:prstGeom prst="rect">
                              <a:avLst/>
                            </a:prstGeom>
                            <a:noFill/>
                            <a:ln>
                              <a:noFill/>
                            </a:ln>
                          </pic:spPr>
                        </pic:pic>
                      </a:graphicData>
                    </a:graphic>
                  </wp:inline>
                </w:drawing>
              </w:r>
              <w:r w:rsidRPr="008B754C" w:rsidDel="00D5631F">
                <w:rPr>
                  <w:rFonts w:ascii="AdvP6960" w:hAnsi="AdvP6960" w:cs="AdvP6960"/>
                  <w:color w:val="241F20"/>
                  <w:sz w:val="18"/>
                  <w:szCs w:val="18"/>
                  <w:lang w:val="en-GB" w:eastAsia="it-IT"/>
                </w:rPr>
                <w:delText xml:space="preserve"> </w:delText>
              </w:r>
              <w:r w:rsidRPr="008B754C" w:rsidDel="00D5631F">
                <w:rPr>
                  <w:rFonts w:ascii="Arial" w:hAnsi="Arial" w:cs="Arial"/>
                  <w:b/>
                  <w:bCs/>
                  <w:i/>
                  <w:iCs/>
                  <w:color w:val="000066"/>
                  <w:lang w:val="en-GB" w:eastAsia="it-IT"/>
                </w:rPr>
                <w:delText>CHEMICAL ENGINEERING</w:delText>
              </w:r>
              <w:r w:rsidRPr="008B754C" w:rsidDel="00D5631F">
                <w:rPr>
                  <w:rFonts w:ascii="Arial" w:hAnsi="Arial" w:cs="Arial"/>
                  <w:b/>
                  <w:bCs/>
                  <w:i/>
                  <w:iCs/>
                  <w:color w:val="0033FF"/>
                  <w:lang w:val="en-GB" w:eastAsia="it-IT"/>
                </w:rPr>
                <w:delText xml:space="preserve"> </w:delText>
              </w:r>
              <w:r w:rsidRPr="008B754C" w:rsidDel="00D5631F">
                <w:rPr>
                  <w:rFonts w:ascii="Arial" w:hAnsi="Arial" w:cs="Arial"/>
                  <w:b/>
                  <w:bCs/>
                  <w:i/>
                  <w:iCs/>
                  <w:color w:val="666666"/>
                  <w:lang w:val="en-GB" w:eastAsia="it-IT"/>
                </w:rPr>
                <w:delText>TRANSACTIONS</w:delText>
              </w:r>
              <w:r w:rsidRPr="008B754C" w:rsidDel="00D5631F">
                <w:rPr>
                  <w:rFonts w:ascii="Arial" w:hAnsi="Arial"/>
                  <w:color w:val="333333"/>
                  <w:lang w:val="en-GB" w:eastAsia="it-IT"/>
                </w:rPr>
                <w:delText xml:space="preserve"> </w:delText>
              </w:r>
              <w:r w:rsidRPr="008B754C" w:rsidDel="00D5631F">
                <w:rPr>
                  <w:rFonts w:ascii="Arial" w:hAnsi="Arial" w:cs="Arial"/>
                  <w:b/>
                  <w:bCs/>
                  <w:i/>
                  <w:iCs/>
                  <w:color w:val="000066"/>
                  <w:sz w:val="27"/>
                  <w:szCs w:val="27"/>
                  <w:lang w:val="en-GB" w:eastAsia="it-IT"/>
                </w:rPr>
                <w:br/>
              </w:r>
            </w:del>
          </w:p>
          <w:p w14:paraId="2A5E6D41" w14:textId="4309379D" w:rsidR="001316E5" w:rsidRPr="008B754C" w:rsidDel="00D5631F" w:rsidRDefault="001316E5" w:rsidP="001316E5">
            <w:pPr>
              <w:tabs>
                <w:tab w:val="left" w:pos="-108"/>
                <w:tab w:val="right" w:pos="7100"/>
              </w:tabs>
              <w:spacing w:line="264" w:lineRule="auto"/>
              <w:ind w:left="-108"/>
              <w:jc w:val="both"/>
              <w:rPr>
                <w:del w:id="17" w:author="Petar Varbanov" w:date="2023-11-03T00:01:00Z"/>
                <w:rFonts w:ascii="Arial" w:hAnsi="Arial" w:cs="Arial"/>
                <w:b/>
                <w:bCs/>
                <w:i/>
                <w:iCs/>
                <w:color w:val="000066"/>
                <w:sz w:val="22"/>
                <w:szCs w:val="22"/>
                <w:lang w:val="en-GB" w:eastAsia="it-IT"/>
              </w:rPr>
            </w:pPr>
            <w:del w:id="18" w:author="Petar Varbanov" w:date="2023-11-03T00:01:00Z">
              <w:r w:rsidRPr="008B754C" w:rsidDel="00D5631F">
                <w:rPr>
                  <w:rFonts w:ascii="Arial" w:hAnsi="Arial" w:cs="Arial"/>
                  <w:b/>
                  <w:bCs/>
                  <w:i/>
                  <w:iCs/>
                  <w:color w:val="000066"/>
                  <w:sz w:val="22"/>
                  <w:szCs w:val="22"/>
                  <w:highlight w:val="yellow"/>
                  <w:lang w:val="en-GB" w:eastAsia="it-IT"/>
                </w:rPr>
                <w:delText>VOL.    , 2023</w:delText>
              </w:r>
            </w:del>
          </w:p>
        </w:tc>
        <w:tc>
          <w:tcPr>
            <w:tcW w:w="1842" w:type="dxa"/>
            <w:tcBorders>
              <w:left w:val="single" w:sz="4" w:space="0" w:color="auto"/>
              <w:bottom w:val="nil"/>
              <w:right w:val="single" w:sz="4" w:space="0" w:color="auto"/>
            </w:tcBorders>
            <w:tcPrChange w:id="19" w:author="Petar Varbanov" w:date="2023-11-03T00:00:00Z">
              <w:tcPr>
                <w:tcW w:w="1843" w:type="dxa"/>
                <w:tcBorders>
                  <w:left w:val="single" w:sz="4" w:space="0" w:color="auto"/>
                  <w:bottom w:val="nil"/>
                  <w:right w:val="single" w:sz="4" w:space="0" w:color="auto"/>
                </w:tcBorders>
              </w:tcPr>
            </w:tcPrChange>
          </w:tcPr>
          <w:p w14:paraId="03922C2F" w14:textId="57C4234D" w:rsidR="001316E5" w:rsidRPr="008B754C" w:rsidDel="00D5631F" w:rsidRDefault="001316E5" w:rsidP="001316E5">
            <w:pPr>
              <w:tabs>
                <w:tab w:val="right" w:pos="7100"/>
              </w:tabs>
              <w:spacing w:line="140" w:lineRule="atLeast"/>
              <w:jc w:val="right"/>
              <w:rPr>
                <w:del w:id="20" w:author="Petar Varbanov" w:date="2023-11-03T00:01:00Z"/>
                <w:rFonts w:ascii="Arial" w:hAnsi="Arial" w:cs="Arial"/>
                <w:sz w:val="14"/>
                <w:szCs w:val="14"/>
                <w:lang w:val="en-GB" w:eastAsia="en-US"/>
              </w:rPr>
            </w:pPr>
            <w:del w:id="21" w:author="Petar Varbanov" w:date="2023-11-03T00:01:00Z">
              <w:r w:rsidRPr="008B754C" w:rsidDel="00D5631F">
                <w:rPr>
                  <w:rFonts w:ascii="Arial" w:hAnsi="Arial" w:cs="Arial"/>
                  <w:sz w:val="14"/>
                  <w:szCs w:val="14"/>
                  <w:lang w:val="en-GB" w:eastAsia="en-US"/>
                </w:rPr>
                <w:delText>A publication of</w:delText>
              </w:r>
            </w:del>
          </w:p>
          <w:p w14:paraId="19B5CB30" w14:textId="18FFD804" w:rsidR="001316E5" w:rsidRPr="008B754C" w:rsidDel="00D5631F" w:rsidRDefault="001316E5" w:rsidP="001316E5">
            <w:pPr>
              <w:tabs>
                <w:tab w:val="right" w:pos="7100"/>
              </w:tabs>
              <w:spacing w:line="264" w:lineRule="auto"/>
              <w:jc w:val="right"/>
              <w:rPr>
                <w:del w:id="22" w:author="Petar Varbanov" w:date="2023-11-03T00:01:00Z"/>
                <w:rFonts w:ascii="Arial" w:hAnsi="Arial"/>
                <w:sz w:val="18"/>
                <w:szCs w:val="20"/>
                <w:lang w:val="en-GB" w:eastAsia="en-US"/>
              </w:rPr>
            </w:pPr>
            <w:del w:id="23" w:author="Petar Varbanov" w:date="2023-11-03T00:01:00Z">
              <w:r w:rsidRPr="008B754C" w:rsidDel="00D5631F">
                <w:rPr>
                  <w:rFonts w:ascii="Arial" w:hAnsi="Arial"/>
                  <w:noProof/>
                  <w:sz w:val="18"/>
                  <w:szCs w:val="20"/>
                  <w:lang w:val="en-GB" w:eastAsia="zh-CN"/>
                </w:rPr>
                <w:drawing>
                  <wp:inline distT="0" distB="0" distL="0" distR="0" wp14:anchorId="36A369BB" wp14:editId="361C0705">
                    <wp:extent cx="670560" cy="358140"/>
                    <wp:effectExtent l="0" t="0" r="0" b="3810"/>
                    <wp:docPr id="6" name="Picture 6" descr="aidiclogo_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idiclogo_grand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0560" cy="358140"/>
                            </a:xfrm>
                            <a:prstGeom prst="rect">
                              <a:avLst/>
                            </a:prstGeom>
                            <a:noFill/>
                            <a:ln>
                              <a:noFill/>
                            </a:ln>
                          </pic:spPr>
                        </pic:pic>
                      </a:graphicData>
                    </a:graphic>
                  </wp:inline>
                </w:drawing>
              </w:r>
            </w:del>
          </w:p>
        </w:tc>
      </w:tr>
      <w:tr w:rsidR="001227C0" w:rsidRPr="008B754C" w:rsidDel="00D5631F" w14:paraId="20A094AD" w14:textId="1966BDD6" w:rsidTr="00D5631F">
        <w:tblPrEx>
          <w:tblW w:w="0" w:type="auto"/>
          <w:jc w:val="center"/>
          <w:tblBorders>
            <w:left w:val="single" w:sz="4" w:space="0" w:color="17365D" w:themeColor="text2" w:themeShade="BF"/>
            <w:bottom w:val="single" w:sz="4" w:space="0" w:color="auto"/>
            <w:right w:val="single" w:sz="4" w:space="0" w:color="17365D" w:themeColor="text2" w:themeShade="BF"/>
            <w:insideH w:val="single" w:sz="4" w:space="0" w:color="17365D" w:themeColor="text2" w:themeShade="BF"/>
          </w:tblBorders>
          <w:tblLook w:val="01E0" w:firstRow="1" w:lastRow="1" w:firstColumn="1" w:lastColumn="1" w:noHBand="0" w:noVBand="0"/>
          <w:tblPrExChange w:id="24" w:author="Petar Varbanov" w:date="2023-11-03T00:00:00Z">
            <w:tblPrEx>
              <w:tblW w:w="0" w:type="auto"/>
              <w:jc w:val="center"/>
              <w:tblBorders>
                <w:left w:val="single" w:sz="4" w:space="0" w:color="17365D" w:themeColor="text2" w:themeShade="BF"/>
                <w:bottom w:val="single" w:sz="4" w:space="0" w:color="auto"/>
                <w:right w:val="single" w:sz="4" w:space="0" w:color="17365D" w:themeColor="text2" w:themeShade="BF"/>
                <w:insideH w:val="single" w:sz="4" w:space="0" w:color="17365D" w:themeColor="text2" w:themeShade="BF"/>
              </w:tblBorders>
              <w:tblLook w:val="01E0" w:firstRow="1" w:lastRow="1" w:firstColumn="1" w:lastColumn="1" w:noHBand="0" w:noVBand="0"/>
            </w:tblPrEx>
          </w:tblPrExChange>
        </w:tblPrEx>
        <w:trPr>
          <w:trHeight w:val="567"/>
          <w:jc w:val="center"/>
          <w:del w:id="25" w:author="Petar Varbanov" w:date="2023-11-03T00:01:00Z"/>
          <w:trPrChange w:id="26" w:author="Petar Varbanov" w:date="2023-11-03T00:00:00Z">
            <w:trPr>
              <w:gridAfter w:val="0"/>
              <w:trHeight w:val="567"/>
              <w:jc w:val="center"/>
            </w:trPr>
          </w:trPrChange>
        </w:trPr>
        <w:tc>
          <w:tcPr>
            <w:tcW w:w="6940" w:type="dxa"/>
            <w:vMerge/>
            <w:tcBorders>
              <w:right w:val="single" w:sz="4" w:space="0" w:color="auto"/>
            </w:tcBorders>
            <w:tcPrChange w:id="27" w:author="Petar Varbanov" w:date="2023-11-03T00:00:00Z">
              <w:tcPr>
                <w:tcW w:w="6946" w:type="dxa"/>
                <w:vMerge/>
                <w:tcBorders>
                  <w:right w:val="single" w:sz="4" w:space="0" w:color="auto"/>
                </w:tcBorders>
              </w:tcPr>
            </w:tcPrChange>
          </w:tcPr>
          <w:p w14:paraId="4180F24F" w14:textId="17E43F40" w:rsidR="001316E5" w:rsidRPr="008B754C" w:rsidDel="00D5631F" w:rsidRDefault="001316E5" w:rsidP="001316E5">
            <w:pPr>
              <w:tabs>
                <w:tab w:val="left" w:pos="-108"/>
                <w:tab w:val="right" w:pos="7100"/>
              </w:tabs>
              <w:spacing w:line="264" w:lineRule="auto"/>
              <w:jc w:val="both"/>
              <w:rPr>
                <w:del w:id="28" w:author="Petar Varbanov" w:date="2023-11-03T00:01:00Z"/>
                <w:rFonts w:ascii="Arial" w:hAnsi="Arial"/>
                <w:sz w:val="18"/>
                <w:szCs w:val="20"/>
                <w:lang w:val="en-GB" w:eastAsia="en-US"/>
              </w:rPr>
            </w:pPr>
          </w:p>
        </w:tc>
        <w:tc>
          <w:tcPr>
            <w:tcW w:w="1842" w:type="dxa"/>
            <w:tcBorders>
              <w:left w:val="single" w:sz="4" w:space="0" w:color="auto"/>
              <w:bottom w:val="nil"/>
              <w:right w:val="single" w:sz="4" w:space="0" w:color="auto"/>
            </w:tcBorders>
            <w:tcPrChange w:id="29" w:author="Petar Varbanov" w:date="2023-11-03T00:00:00Z">
              <w:tcPr>
                <w:tcW w:w="1843" w:type="dxa"/>
                <w:tcBorders>
                  <w:left w:val="single" w:sz="4" w:space="0" w:color="auto"/>
                  <w:bottom w:val="nil"/>
                  <w:right w:val="single" w:sz="4" w:space="0" w:color="auto"/>
                </w:tcBorders>
              </w:tcPr>
            </w:tcPrChange>
          </w:tcPr>
          <w:p w14:paraId="11874F3D" w14:textId="092970E6" w:rsidR="001316E5" w:rsidRPr="008B754C" w:rsidDel="00D5631F" w:rsidRDefault="001316E5" w:rsidP="001316E5">
            <w:pPr>
              <w:tabs>
                <w:tab w:val="right" w:pos="7100"/>
              </w:tabs>
              <w:spacing w:line="140" w:lineRule="atLeast"/>
              <w:jc w:val="right"/>
              <w:rPr>
                <w:del w:id="30" w:author="Petar Varbanov" w:date="2023-11-03T00:01:00Z"/>
                <w:rFonts w:ascii="Arial" w:hAnsi="Arial" w:cs="Arial"/>
                <w:sz w:val="14"/>
                <w:szCs w:val="14"/>
                <w:lang w:val="en-GB" w:eastAsia="en-US"/>
              </w:rPr>
            </w:pPr>
            <w:del w:id="31" w:author="Petar Varbanov" w:date="2023-11-03T00:01:00Z">
              <w:r w:rsidRPr="008B754C" w:rsidDel="00D5631F">
                <w:rPr>
                  <w:rFonts w:ascii="Arial" w:hAnsi="Arial" w:cs="Arial"/>
                  <w:sz w:val="14"/>
                  <w:szCs w:val="14"/>
                  <w:lang w:val="en-GB" w:eastAsia="en-US"/>
                </w:rPr>
                <w:delText>The Italian Association</w:delText>
              </w:r>
            </w:del>
          </w:p>
          <w:p w14:paraId="0EF7A4F0" w14:textId="5469D7F9" w:rsidR="001316E5" w:rsidRPr="008B754C" w:rsidDel="00D5631F" w:rsidRDefault="001316E5" w:rsidP="001316E5">
            <w:pPr>
              <w:tabs>
                <w:tab w:val="right" w:pos="7100"/>
              </w:tabs>
              <w:spacing w:line="140" w:lineRule="atLeast"/>
              <w:jc w:val="right"/>
              <w:rPr>
                <w:del w:id="32" w:author="Petar Varbanov" w:date="2023-11-03T00:01:00Z"/>
                <w:rFonts w:ascii="Arial" w:hAnsi="Arial" w:cs="Arial"/>
                <w:sz w:val="14"/>
                <w:szCs w:val="14"/>
                <w:lang w:val="en-GB" w:eastAsia="en-US"/>
              </w:rPr>
            </w:pPr>
            <w:del w:id="33" w:author="Petar Varbanov" w:date="2023-11-03T00:01:00Z">
              <w:r w:rsidRPr="008B754C" w:rsidDel="00D5631F">
                <w:rPr>
                  <w:rFonts w:ascii="Arial" w:hAnsi="Arial" w:cs="Arial"/>
                  <w:sz w:val="14"/>
                  <w:szCs w:val="14"/>
                  <w:lang w:val="en-GB" w:eastAsia="en-US"/>
                </w:rPr>
                <w:delText>of Chemical Engineering</w:delText>
              </w:r>
            </w:del>
          </w:p>
          <w:p w14:paraId="6F63A4A8" w14:textId="46111BDD" w:rsidR="001316E5" w:rsidRPr="008B754C" w:rsidDel="00D5631F" w:rsidRDefault="001316E5" w:rsidP="001316E5">
            <w:pPr>
              <w:tabs>
                <w:tab w:val="right" w:pos="7100"/>
              </w:tabs>
              <w:spacing w:line="140" w:lineRule="atLeast"/>
              <w:jc w:val="right"/>
              <w:rPr>
                <w:del w:id="34" w:author="Petar Varbanov" w:date="2023-11-03T00:01:00Z"/>
                <w:rFonts w:ascii="Arial" w:hAnsi="Arial" w:cs="Arial"/>
                <w:sz w:val="13"/>
                <w:szCs w:val="13"/>
                <w:lang w:val="en-GB" w:eastAsia="en-US"/>
              </w:rPr>
            </w:pPr>
            <w:del w:id="35" w:author="Petar Varbanov" w:date="2023-11-03T00:01:00Z">
              <w:r w:rsidRPr="008B754C" w:rsidDel="00D5631F">
                <w:rPr>
                  <w:rFonts w:ascii="Arial" w:hAnsi="Arial" w:cs="Arial"/>
                  <w:sz w:val="13"/>
                  <w:szCs w:val="13"/>
                  <w:lang w:val="en-GB" w:eastAsia="en-US"/>
                </w:rPr>
                <w:delText>Online at www.cetjournal.it</w:delText>
              </w:r>
            </w:del>
          </w:p>
        </w:tc>
      </w:tr>
      <w:tr w:rsidR="001227C0" w:rsidRPr="008B754C" w:rsidDel="00D5631F" w14:paraId="2AB28670" w14:textId="4A90231A" w:rsidTr="00D5631F">
        <w:tblPrEx>
          <w:tblW w:w="0" w:type="auto"/>
          <w:jc w:val="center"/>
          <w:tblBorders>
            <w:left w:val="single" w:sz="4" w:space="0" w:color="17365D" w:themeColor="text2" w:themeShade="BF"/>
            <w:bottom w:val="single" w:sz="4" w:space="0" w:color="auto"/>
            <w:right w:val="single" w:sz="4" w:space="0" w:color="17365D" w:themeColor="text2" w:themeShade="BF"/>
            <w:insideH w:val="single" w:sz="4" w:space="0" w:color="17365D" w:themeColor="text2" w:themeShade="BF"/>
          </w:tblBorders>
          <w:tblLook w:val="01E0" w:firstRow="1" w:lastRow="1" w:firstColumn="1" w:lastColumn="1" w:noHBand="0" w:noVBand="0"/>
          <w:tblPrExChange w:id="36" w:author="Petar Varbanov" w:date="2023-11-03T00:00:00Z">
            <w:tblPrEx>
              <w:tblW w:w="0" w:type="auto"/>
              <w:jc w:val="center"/>
              <w:tblBorders>
                <w:left w:val="single" w:sz="4" w:space="0" w:color="17365D" w:themeColor="text2" w:themeShade="BF"/>
                <w:bottom w:val="single" w:sz="4" w:space="0" w:color="auto"/>
                <w:right w:val="single" w:sz="4" w:space="0" w:color="17365D" w:themeColor="text2" w:themeShade="BF"/>
                <w:insideH w:val="single" w:sz="4" w:space="0" w:color="17365D" w:themeColor="text2" w:themeShade="BF"/>
              </w:tblBorders>
              <w:tblLook w:val="01E0" w:firstRow="1" w:lastRow="1" w:firstColumn="1" w:lastColumn="1" w:noHBand="0" w:noVBand="0"/>
            </w:tblPrEx>
          </w:tblPrExChange>
        </w:tblPrEx>
        <w:trPr>
          <w:trHeight w:val="68"/>
          <w:jc w:val="center"/>
          <w:del w:id="37" w:author="Petar Varbanov" w:date="2023-11-03T00:01:00Z"/>
          <w:trPrChange w:id="38" w:author="Petar Varbanov" w:date="2023-11-03T00:00:00Z">
            <w:trPr>
              <w:gridAfter w:val="0"/>
              <w:trHeight w:val="68"/>
              <w:jc w:val="center"/>
            </w:trPr>
          </w:trPrChange>
        </w:trPr>
        <w:tc>
          <w:tcPr>
            <w:tcW w:w="8782" w:type="dxa"/>
            <w:gridSpan w:val="2"/>
            <w:tcPrChange w:id="39" w:author="Petar Varbanov" w:date="2023-11-03T00:00:00Z">
              <w:tcPr>
                <w:tcW w:w="8789" w:type="dxa"/>
                <w:gridSpan w:val="2"/>
              </w:tcPr>
            </w:tcPrChange>
          </w:tcPr>
          <w:p w14:paraId="0422CA46" w14:textId="27294615" w:rsidR="001316E5" w:rsidRPr="008B754C" w:rsidDel="00D5631F" w:rsidRDefault="001316E5" w:rsidP="001316E5">
            <w:pPr>
              <w:tabs>
                <w:tab w:val="right" w:pos="7100"/>
              </w:tabs>
              <w:spacing w:line="264" w:lineRule="auto"/>
              <w:ind w:left="-107"/>
              <w:jc w:val="both"/>
              <w:outlineLvl w:val="2"/>
              <w:rPr>
                <w:del w:id="40" w:author="Petar Varbanov" w:date="2023-11-03T00:01:00Z"/>
                <w:rFonts w:ascii="Tahoma" w:hAnsi="Tahoma" w:cs="Tahoma"/>
                <w:bCs/>
                <w:color w:val="000000"/>
                <w:sz w:val="14"/>
                <w:szCs w:val="14"/>
                <w:lang w:val="en-GB" w:eastAsia="it-IT"/>
              </w:rPr>
            </w:pPr>
            <w:del w:id="41" w:author="Petar Varbanov" w:date="2023-11-03T00:01:00Z">
              <w:r w:rsidRPr="008B754C" w:rsidDel="00D5631F">
                <w:rPr>
                  <w:rFonts w:ascii="Tahoma" w:hAnsi="Tahoma" w:cs="Tahoma"/>
                  <w:iCs/>
                  <w:color w:val="333333"/>
                  <w:sz w:val="14"/>
                  <w:szCs w:val="14"/>
                  <w:lang w:val="en-GB" w:eastAsia="it-IT"/>
                </w:rPr>
                <w:delText>Guest Editors:</w:delText>
              </w:r>
              <w:r w:rsidRPr="008B754C" w:rsidDel="00D5631F">
                <w:rPr>
                  <w:rFonts w:ascii="Tahoma" w:hAnsi="Tahoma" w:cs="Tahoma"/>
                  <w:color w:val="000000"/>
                  <w:sz w:val="14"/>
                  <w:szCs w:val="14"/>
                  <w:shd w:val="clear" w:color="auto" w:fill="FFFFFF"/>
                  <w:lang w:val="en-GB" w:eastAsia="en-US"/>
                </w:rPr>
                <w:delText xml:space="preserve"> Petar S. Varbanov, Bohong Wang</w:delText>
              </w:r>
            </w:del>
          </w:p>
          <w:p w14:paraId="45B69920" w14:textId="37B58A87" w:rsidR="001316E5" w:rsidRPr="008B754C" w:rsidDel="00D5631F" w:rsidRDefault="001316E5" w:rsidP="001316E5">
            <w:pPr>
              <w:tabs>
                <w:tab w:val="left" w:pos="-108"/>
                <w:tab w:val="right" w:pos="7100"/>
              </w:tabs>
              <w:spacing w:line="140" w:lineRule="atLeast"/>
              <w:ind w:left="-107"/>
              <w:rPr>
                <w:del w:id="42" w:author="Petar Varbanov" w:date="2023-11-03T00:01:00Z"/>
                <w:rFonts w:ascii="Arial" w:hAnsi="Arial"/>
                <w:sz w:val="18"/>
                <w:szCs w:val="20"/>
                <w:lang w:val="en-GB" w:eastAsia="en-US"/>
              </w:rPr>
            </w:pPr>
            <w:del w:id="43" w:author="Petar Varbanov" w:date="2023-11-03T00:01:00Z">
              <w:r w:rsidRPr="008B754C" w:rsidDel="00D5631F">
                <w:rPr>
                  <w:rFonts w:ascii="Tahoma" w:hAnsi="Tahoma" w:cs="Tahoma"/>
                  <w:iCs/>
                  <w:color w:val="333333"/>
                  <w:sz w:val="14"/>
                  <w:szCs w:val="14"/>
                  <w:lang w:val="en-GB" w:eastAsia="it-IT"/>
                </w:rPr>
                <w:delText>Copyright © 2023, AIDIC Servizi S.r.l.</w:delText>
              </w:r>
              <w:r w:rsidRPr="008B754C" w:rsidDel="00D5631F">
                <w:rPr>
                  <w:rFonts w:ascii="Tahoma" w:hAnsi="Tahoma" w:cs="Tahoma"/>
                  <w:iCs/>
                  <w:color w:val="333333"/>
                  <w:sz w:val="14"/>
                  <w:szCs w:val="14"/>
                  <w:lang w:val="en-GB" w:eastAsia="it-IT"/>
                </w:rPr>
                <w:br/>
              </w:r>
              <w:r w:rsidRPr="008B754C" w:rsidDel="00D5631F">
                <w:rPr>
                  <w:rFonts w:ascii="Tahoma" w:hAnsi="Tahoma" w:cs="Tahoma"/>
                  <w:b/>
                  <w:iCs/>
                  <w:color w:val="000000"/>
                  <w:sz w:val="14"/>
                  <w:szCs w:val="14"/>
                  <w:lang w:val="en-GB" w:eastAsia="it-IT"/>
                </w:rPr>
                <w:delText>ISBN</w:delText>
              </w:r>
              <w:r w:rsidRPr="008B754C" w:rsidDel="00D5631F">
                <w:rPr>
                  <w:rFonts w:ascii="Tahoma" w:hAnsi="Tahoma" w:cs="Tahoma"/>
                  <w:iCs/>
                  <w:color w:val="000000"/>
                  <w:sz w:val="14"/>
                  <w:szCs w:val="14"/>
                  <w:lang w:val="en-GB" w:eastAsia="it-IT"/>
                </w:rPr>
                <w:delText xml:space="preserve"> </w:delText>
              </w:r>
              <w:r w:rsidRPr="008B754C" w:rsidDel="00D5631F">
                <w:rPr>
                  <w:rFonts w:ascii="Tahoma" w:hAnsi="Tahoma" w:cs="Tahoma"/>
                  <w:sz w:val="14"/>
                  <w:szCs w:val="14"/>
                  <w:lang w:val="en-GB" w:eastAsia="en-US"/>
                </w:rPr>
                <w:delText>979-12-81206-02-1</w:delText>
              </w:r>
              <w:r w:rsidRPr="008B754C" w:rsidDel="00D5631F">
                <w:rPr>
                  <w:rFonts w:ascii="Tahoma" w:hAnsi="Tahoma" w:cs="Tahoma"/>
                  <w:iCs/>
                  <w:color w:val="333333"/>
                  <w:sz w:val="14"/>
                  <w:szCs w:val="14"/>
                  <w:lang w:val="en-GB" w:eastAsia="it-IT"/>
                </w:rPr>
                <w:delText xml:space="preserve">; </w:delText>
              </w:r>
              <w:r w:rsidRPr="008B754C" w:rsidDel="00D5631F">
                <w:rPr>
                  <w:rFonts w:ascii="Tahoma" w:hAnsi="Tahoma" w:cs="Tahoma"/>
                  <w:b/>
                  <w:iCs/>
                  <w:color w:val="333333"/>
                  <w:sz w:val="14"/>
                  <w:szCs w:val="14"/>
                  <w:lang w:val="en-GB" w:eastAsia="it-IT"/>
                </w:rPr>
                <w:delText>ISSN</w:delText>
              </w:r>
              <w:r w:rsidRPr="008B754C" w:rsidDel="00D5631F">
                <w:rPr>
                  <w:rFonts w:ascii="Tahoma" w:hAnsi="Tahoma" w:cs="Tahoma"/>
                  <w:iCs/>
                  <w:color w:val="333333"/>
                  <w:sz w:val="14"/>
                  <w:szCs w:val="14"/>
                  <w:lang w:val="en-GB" w:eastAsia="it-IT"/>
                </w:rPr>
                <w:delText xml:space="preserve"> 2283-9216</w:delText>
              </w:r>
            </w:del>
          </w:p>
        </w:tc>
      </w:tr>
    </w:tbl>
    <w:p w14:paraId="2E667253" w14:textId="51905F1D" w:rsidR="00E978D0" w:rsidRPr="008B754C" w:rsidRDefault="00C149DC" w:rsidP="00C149DC">
      <w:pPr>
        <w:pStyle w:val="CETTitle"/>
      </w:pPr>
      <w:bookmarkStart w:id="44" w:name="_Hlk148374770"/>
      <w:r w:rsidRPr="008B754C">
        <w:rPr>
          <w:bCs/>
        </w:rPr>
        <w:t xml:space="preserve">Use of AI in Operational Technology Networks and </w:t>
      </w:r>
      <w:r w:rsidR="00B83C81" w:rsidRPr="008B754C">
        <w:rPr>
          <w:bCs/>
        </w:rPr>
        <w:t>P</w:t>
      </w:r>
      <w:r w:rsidRPr="008B754C">
        <w:rPr>
          <w:bCs/>
        </w:rPr>
        <w:t>acket-</w:t>
      </w:r>
      <w:r w:rsidR="00B83C81" w:rsidRPr="008B754C">
        <w:rPr>
          <w:bCs/>
        </w:rPr>
        <w:t>B</w:t>
      </w:r>
      <w:r w:rsidRPr="008B754C">
        <w:rPr>
          <w:bCs/>
        </w:rPr>
        <w:t xml:space="preserve">ased </w:t>
      </w:r>
      <w:r w:rsidR="00B83C81" w:rsidRPr="008B754C">
        <w:rPr>
          <w:bCs/>
        </w:rPr>
        <w:t>A</w:t>
      </w:r>
      <w:r w:rsidRPr="008B754C">
        <w:rPr>
          <w:bCs/>
        </w:rPr>
        <w:t xml:space="preserve">ttacks </w:t>
      </w:r>
      <w:r w:rsidR="00B83C81" w:rsidRPr="008B754C">
        <w:rPr>
          <w:bCs/>
        </w:rPr>
        <w:t>D</w:t>
      </w:r>
      <w:r w:rsidRPr="008B754C">
        <w:rPr>
          <w:bCs/>
        </w:rPr>
        <w:t>etection</w:t>
      </w:r>
    </w:p>
    <w:bookmarkEnd w:id="44"/>
    <w:p w14:paraId="0488FED2" w14:textId="5D0CA946" w:rsidR="00B57E6F" w:rsidRPr="008B754C" w:rsidRDefault="00C149DC" w:rsidP="00B57E6F">
      <w:pPr>
        <w:pStyle w:val="CETAuthors"/>
      </w:pPr>
      <w:r w:rsidRPr="008B754C">
        <w:t>Zoltán Dobr</w:t>
      </w:r>
      <w:r w:rsidR="00645469" w:rsidRPr="008B754C">
        <w:t>á</w:t>
      </w:r>
      <w:r w:rsidRPr="008B754C">
        <w:t>dy</w:t>
      </w:r>
      <w:r w:rsidR="00B57E6F" w:rsidRPr="008B754C">
        <w:rPr>
          <w:vertAlign w:val="superscript"/>
        </w:rPr>
        <w:t>a</w:t>
      </w:r>
      <w:r w:rsidR="00FA78F6" w:rsidRPr="008B754C">
        <w:rPr>
          <w:vertAlign w:val="superscript"/>
        </w:rPr>
        <w:t>,</w:t>
      </w:r>
      <w:r w:rsidR="00FA78F6" w:rsidRPr="008B754C">
        <w:t>*</w:t>
      </w:r>
      <w:r w:rsidR="00B57E6F" w:rsidRPr="008B754C">
        <w:t>,</w:t>
      </w:r>
      <w:r w:rsidRPr="008B754C">
        <w:t xml:space="preserve"> Szilárd L. Takács</w:t>
      </w:r>
      <w:r w:rsidR="00DD731C" w:rsidRPr="008B754C">
        <w:rPr>
          <w:vertAlign w:val="superscript"/>
        </w:rPr>
        <w:t>b</w:t>
      </w:r>
      <w:r w:rsidR="00DD731C" w:rsidRPr="008B754C">
        <w:t>, Timót Hidvégi</w:t>
      </w:r>
      <w:r w:rsidR="00CB00C7" w:rsidRPr="008B754C">
        <w:rPr>
          <w:vertAlign w:val="superscript"/>
        </w:rPr>
        <w:t>c</w:t>
      </w:r>
    </w:p>
    <w:p w14:paraId="20AC9717" w14:textId="14674416" w:rsidR="00C149DC" w:rsidRPr="008B754C" w:rsidRDefault="00C149DC" w:rsidP="002B10F3">
      <w:pPr>
        <w:pStyle w:val="CETAddress"/>
      </w:pPr>
      <w:r w:rsidRPr="008B754C">
        <w:rPr>
          <w:vertAlign w:val="superscript"/>
        </w:rPr>
        <w:t>a</w:t>
      </w:r>
      <w:r w:rsidRPr="008B754C">
        <w:t xml:space="preserve"> S</w:t>
      </w:r>
      <w:r w:rsidR="00E31F66" w:rsidRPr="008B754C">
        <w:t>warco Futurit</w:t>
      </w:r>
      <w:r w:rsidR="001F46B2" w:rsidRPr="008B754C">
        <w:t xml:space="preserve"> GmbH. A-2380 Perchtolsdorf</w:t>
      </w:r>
      <w:r w:rsidR="00E31F66" w:rsidRPr="008B754C">
        <w:t>,</w:t>
      </w:r>
      <w:r w:rsidR="001F46B2" w:rsidRPr="008B754C">
        <w:t xml:space="preserve"> M</w:t>
      </w:r>
      <w:r w:rsidR="00865A6A" w:rsidRPr="008B754C">
        <w:t>ü</w:t>
      </w:r>
      <w:r w:rsidR="001F46B2" w:rsidRPr="008B754C">
        <w:t>hlgasse 86</w:t>
      </w:r>
    </w:p>
    <w:p w14:paraId="3D72B0B0" w14:textId="20B659D0" w:rsidR="00B57E6F" w:rsidRPr="008B754C" w:rsidRDefault="00610216" w:rsidP="00C149DC">
      <w:pPr>
        <w:pStyle w:val="CETAddress"/>
      </w:pPr>
      <w:r w:rsidRPr="008B754C">
        <w:rPr>
          <w:vertAlign w:val="superscript"/>
        </w:rPr>
        <w:t>b</w:t>
      </w:r>
      <w:r w:rsidR="00290069" w:rsidRPr="008B754C">
        <w:rPr>
          <w:vertAlign w:val="superscript"/>
        </w:rPr>
        <w:t xml:space="preserve"> </w:t>
      </w:r>
      <w:r w:rsidR="00C149DC" w:rsidRPr="008B754C">
        <w:t>Sz</w:t>
      </w:r>
      <w:r w:rsidR="00EB4EFB" w:rsidRPr="008B754C">
        <w:t>e</w:t>
      </w:r>
      <w:r w:rsidR="00C149DC" w:rsidRPr="008B754C">
        <w:t>chenyi Istv</w:t>
      </w:r>
      <w:r w:rsidR="00BC184A" w:rsidRPr="008B754C">
        <w:t>a</w:t>
      </w:r>
      <w:r w:rsidR="00C149DC" w:rsidRPr="008B754C">
        <w:t xml:space="preserve">n University </w:t>
      </w:r>
      <w:r w:rsidR="001F46B2" w:rsidRPr="008B754C">
        <w:t>H-</w:t>
      </w:r>
      <w:r w:rsidR="00C149DC" w:rsidRPr="008B754C">
        <w:t>9026 Gy</w:t>
      </w:r>
      <w:r w:rsidR="00EB4EFB" w:rsidRPr="008B754C">
        <w:t>o</w:t>
      </w:r>
      <w:r w:rsidR="00C149DC" w:rsidRPr="008B754C">
        <w:t>r</w:t>
      </w:r>
      <w:r w:rsidR="00E31F66" w:rsidRPr="008B754C">
        <w:t>,</w:t>
      </w:r>
      <w:r w:rsidR="00C149DC" w:rsidRPr="008B754C">
        <w:t xml:space="preserve"> Egyetem t</w:t>
      </w:r>
      <w:r w:rsidR="00EB4EFB" w:rsidRPr="008B754C">
        <w:t>e</w:t>
      </w:r>
      <w:r w:rsidR="00C149DC" w:rsidRPr="008B754C">
        <w:t>r 1</w:t>
      </w:r>
    </w:p>
    <w:p w14:paraId="74ECB93B" w14:textId="56601F43" w:rsidR="00CB00C7" w:rsidRPr="008B754C" w:rsidRDefault="00CB00C7" w:rsidP="00C149DC">
      <w:pPr>
        <w:pStyle w:val="CETAddress"/>
      </w:pPr>
      <w:r w:rsidRPr="008B754C">
        <w:rPr>
          <w:vertAlign w:val="superscript"/>
        </w:rPr>
        <w:t xml:space="preserve">c </w:t>
      </w:r>
      <w:r w:rsidRPr="008B754C">
        <w:t>Szechenyi Istvan University H-9026 Gyor, Egyetem ter 1</w:t>
      </w:r>
    </w:p>
    <w:p w14:paraId="0B536866" w14:textId="77777777" w:rsidR="002B10F3" w:rsidRPr="008B754C" w:rsidRDefault="00000000" w:rsidP="00F305F2">
      <w:pPr>
        <w:pStyle w:val="CETAddress"/>
        <w:spacing w:after="240"/>
      </w:pPr>
      <w:hyperlink r:id="rId14" w:history="1">
        <w:r w:rsidR="002B10F3" w:rsidRPr="008B754C">
          <w:rPr>
            <w:rStyle w:val="Hiperhivatkozs"/>
            <w:color w:val="000000" w:themeColor="text1"/>
            <w:u w:val="none"/>
          </w:rPr>
          <w:t>dobrady_zoltan@icloud.com</w:t>
        </w:r>
      </w:hyperlink>
      <w:r w:rsidR="002B10F3" w:rsidRPr="008B754C">
        <w:rPr>
          <w:color w:val="000000" w:themeColor="text1"/>
        </w:rPr>
        <w:t xml:space="preserve"> </w:t>
      </w:r>
    </w:p>
    <w:p w14:paraId="7F8A0683" w14:textId="0E741387" w:rsidR="00C149DC" w:rsidRPr="00373042" w:rsidRDefault="004448BD" w:rsidP="00551FEA">
      <w:pPr>
        <w:pStyle w:val="CETBodytext"/>
        <w:rPr>
          <w:lang w:val="en-GB"/>
        </w:rPr>
      </w:pPr>
      <w:r w:rsidRPr="00373042">
        <w:rPr>
          <w:lang w:val="en-GB"/>
        </w:rPr>
        <w:t>This research is focused on cybersecurity, including the detection of packet-based attacks</w:t>
      </w:r>
      <w:r w:rsidR="00C149DC" w:rsidRPr="00373042">
        <w:rPr>
          <w:lang w:val="en-GB"/>
        </w:rPr>
        <w:t>.</w:t>
      </w:r>
      <w:r w:rsidR="007F03B5" w:rsidRPr="00373042">
        <w:rPr>
          <w:lang w:val="en-GB"/>
        </w:rPr>
        <w:t xml:space="preserve"> </w:t>
      </w:r>
      <w:r w:rsidR="498C105F" w:rsidRPr="00373042">
        <w:rPr>
          <w:lang w:val="en-GB"/>
        </w:rPr>
        <w:t>We</w:t>
      </w:r>
      <w:r w:rsidR="00C149DC" w:rsidRPr="00373042">
        <w:rPr>
          <w:lang w:val="en-GB"/>
        </w:rPr>
        <w:t xml:space="preserve"> collected a large amount of data by creating Honeypots and hosting them on </w:t>
      </w:r>
      <w:r w:rsidR="008C0C8C" w:rsidRPr="00373042">
        <w:rPr>
          <w:lang w:val="en-GB"/>
        </w:rPr>
        <w:t>virtualized private servers (</w:t>
      </w:r>
      <w:r w:rsidR="00C149DC" w:rsidRPr="00373042">
        <w:rPr>
          <w:lang w:val="en-GB"/>
        </w:rPr>
        <w:t>VPS</w:t>
      </w:r>
      <w:r w:rsidR="008C0C8C" w:rsidRPr="00373042">
        <w:rPr>
          <w:lang w:val="en-GB"/>
        </w:rPr>
        <w:t>)</w:t>
      </w:r>
      <w:r w:rsidR="00C149DC" w:rsidRPr="00373042">
        <w:rPr>
          <w:lang w:val="en-GB"/>
        </w:rPr>
        <w:t xml:space="preserve"> with open IP addresses. The acquired</w:t>
      </w:r>
      <w:r w:rsidR="000A7573" w:rsidRPr="00373042">
        <w:rPr>
          <w:rStyle w:val="Jegyzethivatkozs"/>
          <w:lang w:val="en-GB"/>
        </w:rPr>
        <w:t xml:space="preserve"> </w:t>
      </w:r>
      <w:r w:rsidR="00C149DC" w:rsidRPr="00373042">
        <w:rPr>
          <w:lang w:val="en-GB"/>
        </w:rPr>
        <w:t xml:space="preserve">data </w:t>
      </w:r>
      <w:r w:rsidR="498C105F" w:rsidRPr="00373042">
        <w:rPr>
          <w:lang w:val="en-GB"/>
        </w:rPr>
        <w:t>was</w:t>
      </w:r>
      <w:r w:rsidR="00C149DC" w:rsidRPr="00373042">
        <w:rPr>
          <w:lang w:val="en-GB"/>
        </w:rPr>
        <w:t xml:space="preserve"> </w:t>
      </w:r>
      <w:r w:rsidR="00FB768B" w:rsidRPr="00373042">
        <w:rPr>
          <w:lang w:val="en-GB"/>
        </w:rPr>
        <w:t>analysed</w:t>
      </w:r>
      <w:r w:rsidR="00C149DC" w:rsidRPr="00373042">
        <w:rPr>
          <w:lang w:val="en-GB"/>
        </w:rPr>
        <w:t xml:space="preserve"> using different deep learning methods, such as </w:t>
      </w:r>
      <w:r w:rsidR="008C0C8C" w:rsidRPr="00373042">
        <w:rPr>
          <w:lang w:val="en-GB"/>
        </w:rPr>
        <w:t>Long Short-Term memory (</w:t>
      </w:r>
      <w:r w:rsidR="00C149DC" w:rsidRPr="00373042">
        <w:rPr>
          <w:lang w:val="en-GB"/>
        </w:rPr>
        <w:t>LSTM</w:t>
      </w:r>
      <w:r w:rsidR="008C0C8C" w:rsidRPr="00373042">
        <w:rPr>
          <w:lang w:val="en-GB"/>
        </w:rPr>
        <w:t>)</w:t>
      </w:r>
      <w:r w:rsidR="00C149DC" w:rsidRPr="00373042">
        <w:rPr>
          <w:lang w:val="en-GB"/>
        </w:rPr>
        <w:t xml:space="preserve"> and </w:t>
      </w:r>
      <w:r w:rsidR="008C0C8C" w:rsidRPr="00373042">
        <w:rPr>
          <w:lang w:val="en-GB"/>
        </w:rPr>
        <w:t>one-dimensional</w:t>
      </w:r>
      <w:r w:rsidR="00C149DC" w:rsidRPr="00373042">
        <w:rPr>
          <w:lang w:val="en-GB"/>
        </w:rPr>
        <w:t xml:space="preserve"> convolutional neural network techniques. These algorithms were used to compare the measurements with currently used packet analysis techniques, resulting in the identification and development of the most efficient packet analysis procedure.</w:t>
      </w:r>
      <w:r w:rsidR="007F03B5" w:rsidRPr="00373042">
        <w:rPr>
          <w:lang w:val="en-GB"/>
        </w:rPr>
        <w:t xml:space="preserve"> </w:t>
      </w:r>
      <w:r w:rsidR="00C149DC" w:rsidRPr="00373042">
        <w:rPr>
          <w:lang w:val="en-GB"/>
        </w:rPr>
        <w:t>Additionally, we conducted regression tests in isolated and simulated environments using the attack mechanisms that had already been detected.</w:t>
      </w:r>
      <w:r w:rsidR="007F03B5" w:rsidRPr="00373042">
        <w:rPr>
          <w:lang w:val="en-GB"/>
        </w:rPr>
        <w:t xml:space="preserve"> </w:t>
      </w:r>
      <w:r w:rsidR="00C149DC" w:rsidRPr="00373042">
        <w:rPr>
          <w:lang w:val="en-GB"/>
        </w:rPr>
        <w:t>Once the packet analysis concept was developed, our goal was to</w:t>
      </w:r>
      <w:r w:rsidR="00621F20" w:rsidRPr="00373042">
        <w:rPr>
          <w:lang w:val="en-GB"/>
        </w:rPr>
        <w:t xml:space="preserve"> improve</w:t>
      </w:r>
      <w:r w:rsidR="00C149DC" w:rsidRPr="00373042">
        <w:rPr>
          <w:lang w:val="en-GB"/>
        </w:rPr>
        <w:t xml:space="preserve"> </w:t>
      </w:r>
      <w:r w:rsidR="0080315E" w:rsidRPr="00373042">
        <w:rPr>
          <w:lang w:val="en-GB"/>
        </w:rPr>
        <w:t>a</w:t>
      </w:r>
      <w:r w:rsidR="00C149DC" w:rsidRPr="00373042">
        <w:rPr>
          <w:lang w:val="en-GB"/>
        </w:rPr>
        <w:t xml:space="preserve"> classifi</w:t>
      </w:r>
      <w:r w:rsidR="00621F20" w:rsidRPr="00373042">
        <w:rPr>
          <w:lang w:val="en-GB"/>
        </w:rPr>
        <w:t>cation</w:t>
      </w:r>
      <w:r w:rsidR="00C149DC" w:rsidRPr="00373042">
        <w:rPr>
          <w:lang w:val="en-GB"/>
        </w:rPr>
        <w:t xml:space="preserve"> algorithm. </w:t>
      </w:r>
      <w:r w:rsidR="2B1F2326" w:rsidRPr="00373042">
        <w:rPr>
          <w:lang w:val="en-GB"/>
        </w:rPr>
        <w:t xml:space="preserve">The construction of a penalty decision algorithm was crucial. </w:t>
      </w:r>
      <w:r w:rsidR="00C149DC" w:rsidRPr="00373042">
        <w:rPr>
          <w:lang w:val="en-GB"/>
        </w:rPr>
        <w:t>We also conducted extensive regression testing of the concept from various perspectives.</w:t>
      </w:r>
      <w:r w:rsidR="00EF3D41" w:rsidRPr="00373042">
        <w:rPr>
          <w:lang w:val="en-GB"/>
        </w:rPr>
        <w:t xml:space="preserve"> </w:t>
      </w:r>
      <w:r w:rsidR="00177428" w:rsidRPr="00373042">
        <w:rPr>
          <w:lang w:val="en-GB"/>
        </w:rPr>
        <w:t xml:space="preserve">Upon completion of our investigation, it was discovered that </w:t>
      </w:r>
      <w:r w:rsidR="00AE4934" w:rsidRPr="00373042">
        <w:rPr>
          <w:lang w:val="en-GB"/>
        </w:rPr>
        <w:t>a natural</w:t>
      </w:r>
      <w:r w:rsidR="00177428" w:rsidRPr="00373042">
        <w:rPr>
          <w:lang w:val="en-GB"/>
        </w:rPr>
        <w:t xml:space="preserve"> and statistically-based language models can identify cyber-attacks</w:t>
      </w:r>
      <w:r w:rsidR="00AA4D7F" w:rsidRPr="00373042">
        <w:rPr>
          <w:lang w:val="en-GB"/>
        </w:rPr>
        <w:t xml:space="preserve">. </w:t>
      </w:r>
      <w:r w:rsidR="00A80B65" w:rsidRPr="00373042">
        <w:rPr>
          <w:lang w:val="en-GB"/>
        </w:rPr>
        <w:t>Statistical model</w:t>
      </w:r>
      <w:r w:rsidR="00CF411A" w:rsidRPr="00373042">
        <w:rPr>
          <w:lang w:val="en-GB"/>
        </w:rPr>
        <w:t>s</w:t>
      </w:r>
      <w:r w:rsidR="00A80B65" w:rsidRPr="00373042">
        <w:rPr>
          <w:lang w:val="en-GB"/>
        </w:rPr>
        <w:t xml:space="preserve"> that better fitted were SVC, Logistic, and N</w:t>
      </w:r>
      <w:r w:rsidR="00AB29A9">
        <w:rPr>
          <w:lang w:val="en-GB"/>
        </w:rPr>
        <w:t>aiv</w:t>
      </w:r>
      <w:r w:rsidR="00F45AAF">
        <w:rPr>
          <w:lang w:val="en-GB"/>
        </w:rPr>
        <w:t>e</w:t>
      </w:r>
      <w:r w:rsidR="00AB29A9">
        <w:rPr>
          <w:lang w:val="en-GB"/>
        </w:rPr>
        <w:t xml:space="preserve"> </w:t>
      </w:r>
      <w:r w:rsidR="00A80B65" w:rsidRPr="00373042">
        <w:rPr>
          <w:lang w:val="en-GB"/>
        </w:rPr>
        <w:t>B</w:t>
      </w:r>
      <w:r w:rsidR="00AB29A9">
        <w:rPr>
          <w:lang w:val="en-GB"/>
        </w:rPr>
        <w:t>ayes</w:t>
      </w:r>
      <w:r w:rsidR="00A80B65" w:rsidRPr="00373042">
        <w:rPr>
          <w:lang w:val="en-GB"/>
        </w:rPr>
        <w:t xml:space="preserve"> with a 69% accuracy for packet-based attacks detection</w:t>
      </w:r>
      <w:r w:rsidR="00A07312">
        <w:rPr>
          <w:lang w:val="en-GB"/>
        </w:rPr>
        <w:t>.</w:t>
      </w:r>
    </w:p>
    <w:p w14:paraId="4B885C35" w14:textId="1865BB4C" w:rsidR="0031564E" w:rsidRPr="008B754C" w:rsidRDefault="00920EE3" w:rsidP="007720B6">
      <w:pPr>
        <w:pStyle w:val="CETHeading1"/>
        <w:ind w:left="0"/>
        <w:rPr>
          <w:lang w:val="en-GB"/>
        </w:rPr>
      </w:pPr>
      <w:r w:rsidRPr="008B754C">
        <w:rPr>
          <w:lang w:val="en-GB"/>
        </w:rPr>
        <w:t>Introduction</w:t>
      </w:r>
    </w:p>
    <w:p w14:paraId="19B2CD7C" w14:textId="043A1964" w:rsidR="00E61AA7" w:rsidRPr="00373042" w:rsidRDefault="00E61AA7" w:rsidP="00E161B0">
      <w:pPr>
        <w:pStyle w:val="CETBodytext"/>
        <w:rPr>
          <w:lang w:val="en-GB"/>
        </w:rPr>
      </w:pPr>
      <w:r w:rsidRPr="00373042">
        <w:rPr>
          <w:lang w:val="en-GB"/>
        </w:rPr>
        <w:t>The O</w:t>
      </w:r>
      <w:r w:rsidR="0077066C" w:rsidRPr="00373042">
        <w:rPr>
          <w:lang w:val="en-GB"/>
        </w:rPr>
        <w:t xml:space="preserve">perational </w:t>
      </w:r>
      <w:r w:rsidRPr="00373042">
        <w:rPr>
          <w:lang w:val="en-GB"/>
        </w:rPr>
        <w:t>T</w:t>
      </w:r>
      <w:r w:rsidR="0077066C" w:rsidRPr="00373042">
        <w:rPr>
          <w:lang w:val="en-GB"/>
        </w:rPr>
        <w:t xml:space="preserve">echnology (OT) </w:t>
      </w:r>
      <w:r w:rsidR="00B30B80" w:rsidRPr="00373042">
        <w:rPr>
          <w:lang w:val="en-GB"/>
        </w:rPr>
        <w:t>network connection used for production devices such as robots, transfer bands, pumps, packaging machines, and other similar devices. The machines are usually controlled by PLC-</w:t>
      </w:r>
      <w:del w:id="45" w:author="Zoltan Dobrady" w:date="2023-11-11T20:55:00Z">
        <w:r w:rsidR="00B30B80" w:rsidRPr="00373042" w:rsidDel="00500FEC">
          <w:rPr>
            <w:lang w:val="en-GB"/>
          </w:rPr>
          <w:delText xml:space="preserve">s,   </w:delText>
        </w:r>
      </w:del>
      <w:ins w:id="46" w:author="Zoltan Dobrady" w:date="2023-11-11T20:55:00Z">
        <w:r w:rsidR="00500FEC" w:rsidRPr="00373042">
          <w:rPr>
            <w:lang w:val="en-GB"/>
          </w:rPr>
          <w:t xml:space="preserve">s,  </w:t>
        </w:r>
      </w:ins>
      <w:r w:rsidR="00B30B80" w:rsidRPr="00373042">
        <w:rPr>
          <w:lang w:val="en-GB"/>
        </w:rPr>
        <w:t xml:space="preserve">  and they use this network to communicate with each other.</w:t>
      </w:r>
    </w:p>
    <w:p w14:paraId="0AC23B30" w14:textId="45BB0D27" w:rsidR="001915ED" w:rsidRDefault="001C610E" w:rsidP="00175AFB">
      <w:pPr>
        <w:pStyle w:val="CETBodytext"/>
        <w:rPr>
          <w:ins w:id="47" w:author="Zoltan Dobrady" w:date="2023-11-11T20:54:00Z"/>
        </w:rPr>
      </w:pPr>
      <w:r w:rsidRPr="00373042">
        <w:rPr>
          <w:lang w:val="en-GB"/>
        </w:rPr>
        <w:t>A packet-based attack involves altering data streams to trigger harmful actions. The primary motive behind this procedure is achieving economic gain. The cyberattack, from a process engineering perspective, has the potential to result in particularly intricate failures that could potentially impede the operations of production machines, produce defective products, or even result in the complete shutdown of production.</w:t>
      </w:r>
      <w:r w:rsidR="009E35A5" w:rsidRPr="00373042">
        <w:rPr>
          <w:lang w:val="en-GB"/>
        </w:rPr>
        <w:t xml:space="preserve"> </w:t>
      </w:r>
      <w:r w:rsidRPr="00373042">
        <w:rPr>
          <w:lang w:val="en-GB"/>
        </w:rPr>
        <w:t xml:space="preserve">Nowadays, it's not uncommon that these attacks can affect </w:t>
      </w:r>
      <w:r w:rsidRPr="00175AFB">
        <w:rPr>
          <w:rPrChange w:id="48" w:author="Zoltan Dobrady" w:date="2023-11-11T18:43:00Z">
            <w:rPr>
              <w:lang w:val="en-GB"/>
            </w:rPr>
          </w:rPrChange>
        </w:rPr>
        <w:t>entire manufacturing establishments.</w:t>
      </w:r>
      <w:r w:rsidR="0077066C" w:rsidRPr="00175AFB">
        <w:rPr>
          <w:rPrChange w:id="49" w:author="Zoltan Dobrady" w:date="2023-11-11T18:43:00Z">
            <w:rPr>
              <w:lang w:val="en-GB"/>
            </w:rPr>
          </w:rPrChange>
        </w:rPr>
        <w:t xml:space="preserve"> </w:t>
      </w:r>
    </w:p>
    <w:p w14:paraId="1A928075" w14:textId="59B7A4DB" w:rsidR="007300C5" w:rsidRDefault="007300C5" w:rsidP="00175AFB">
      <w:pPr>
        <w:pStyle w:val="CETBodytext"/>
        <w:rPr>
          <w:ins w:id="50" w:author="Zoltan Dobrady" w:date="2023-11-11T20:54:00Z"/>
        </w:rPr>
      </w:pPr>
      <w:ins w:id="51" w:author="Zoltan Dobrady" w:date="2023-11-11T20:54:00Z">
        <w:r w:rsidRPr="007300C5">
          <w:t xml:space="preserve">Our literature review, focusing on articles published between 2021 and 2023, revealed a significant increase in the amount of scientific research on cybersecurity topics in OT networks. For example, an article by (Aljabri, 2021) points to the importance of cyber </w:t>
        </w:r>
      </w:ins>
      <w:ins w:id="52" w:author="Zoltan Dobrady" w:date="2023-11-11T20:55:00Z">
        <w:r w:rsidR="000F2116" w:rsidRPr="007300C5">
          <w:t>defense</w:t>
        </w:r>
      </w:ins>
      <w:ins w:id="53" w:author="Zoltan Dobrady" w:date="2023-11-11T20:54:00Z">
        <w:r w:rsidRPr="007300C5">
          <w:t xml:space="preserve"> and its escalation. This trend has also increased in the world of IoT (Kuzlu, 2021). The previous two studies are confirmed by a third one (Saharkizan, 2020). All three authors </w:t>
        </w:r>
      </w:ins>
      <w:ins w:id="54" w:author="Zoltan Dobrady" w:date="2023-11-11T20:55:00Z">
        <w:r w:rsidR="000F2116" w:rsidRPr="007300C5">
          <w:t>analyze</w:t>
        </w:r>
      </w:ins>
      <w:ins w:id="55" w:author="Zoltan Dobrady" w:date="2023-11-11T20:54:00Z">
        <w:r w:rsidRPr="007300C5">
          <w:t xml:space="preserve"> the potential of artificial intelligence for cyber security. But our goal is to apply pre-trained artificial intelligence to microcontrollers in the near future. Therefore, we decided to implement a TCP/IP network structure with a minimal number of clients.</w:t>
        </w:r>
      </w:ins>
    </w:p>
    <w:p w14:paraId="5D40EFA5" w14:textId="77777777" w:rsidR="007300C5" w:rsidRPr="00175AFB" w:rsidDel="00500FEC" w:rsidRDefault="007300C5" w:rsidP="00175AFB">
      <w:pPr>
        <w:pStyle w:val="CETBodytext"/>
        <w:rPr>
          <w:del w:id="56" w:author="Zoltan Dobrady" w:date="2023-11-11T20:55:00Z"/>
          <w:rPrChange w:id="57" w:author="Zoltan Dobrady" w:date="2023-11-11T18:43:00Z">
            <w:rPr>
              <w:del w:id="58" w:author="Zoltan Dobrady" w:date="2023-11-11T20:55:00Z"/>
              <w:lang w:val="en-GB"/>
            </w:rPr>
          </w:rPrChange>
        </w:rPr>
      </w:pPr>
    </w:p>
    <w:p w14:paraId="0EEFADB3" w14:textId="6DAAF4D5" w:rsidR="001459B5" w:rsidRPr="00373042" w:rsidDel="00500FEC" w:rsidRDefault="001459B5" w:rsidP="00175AFB">
      <w:pPr>
        <w:pStyle w:val="CETBodytext"/>
        <w:rPr>
          <w:del w:id="59" w:author="Zoltan Dobrady" w:date="2023-11-11T20:55:00Z"/>
          <w:lang w:val="en-GB"/>
        </w:rPr>
      </w:pPr>
      <w:del w:id="60" w:author="Zoltan Dobrady" w:date="2023-11-11T20:55:00Z">
        <w:r w:rsidRPr="00175AFB" w:rsidDel="00500FEC">
          <w:rPr>
            <w:rPrChange w:id="61" w:author="Zoltan Dobrady" w:date="2023-11-11T18:43:00Z">
              <w:rPr>
                <w:lang w:val="en-GB"/>
              </w:rPr>
            </w:rPrChange>
          </w:rPr>
          <w:delText xml:space="preserve">During our literature review, which was focused on articles published between 2021 and 2023, it was discovered that there has been a significant increase in scientific research on cybersecurity topics in OT-networks, as evidenced by the </w:delText>
        </w:r>
        <w:r w:rsidRPr="00175AFB" w:rsidDel="00500FEC">
          <w:rPr>
            <w:highlight w:val="yellow"/>
            <w:rPrChange w:id="62" w:author="Zoltan Dobrady" w:date="2023-11-11T18:43:00Z">
              <w:rPr>
                <w:lang w:val="en-GB"/>
              </w:rPr>
            </w:rPrChange>
          </w:rPr>
          <w:delText>work of (</w:delText>
        </w:r>
      </w:del>
      <w:del w:id="63" w:author="Zoltan Dobrady" w:date="2023-11-11T18:34:00Z">
        <w:r w:rsidRPr="00175AFB" w:rsidDel="00A846CD">
          <w:rPr>
            <w:highlight w:val="yellow"/>
            <w:rPrChange w:id="64" w:author="Zoltan Dobrady" w:date="2023-11-11T18:43:00Z">
              <w:rPr>
                <w:lang w:val="en-GB"/>
              </w:rPr>
            </w:rPrChange>
          </w:rPr>
          <w:delText>Al-Jazari</w:delText>
        </w:r>
      </w:del>
      <w:del w:id="65" w:author="Zoltan Dobrady" w:date="2023-11-11T20:55:00Z">
        <w:r w:rsidRPr="00175AFB" w:rsidDel="00500FEC">
          <w:rPr>
            <w:highlight w:val="yellow"/>
            <w:rPrChange w:id="66" w:author="Zoltan Dobrady" w:date="2023-11-11T18:43:00Z">
              <w:rPr>
                <w:lang w:val="en-GB"/>
              </w:rPr>
            </w:rPrChange>
          </w:rPr>
          <w:delText xml:space="preserve">, 2021), (Kuzlu, 2021), and (Saharkizan, </w:delText>
        </w:r>
        <w:commentRangeStart w:id="67"/>
        <w:r w:rsidRPr="00175AFB" w:rsidDel="00500FEC">
          <w:rPr>
            <w:highlight w:val="yellow"/>
            <w:rPrChange w:id="68" w:author="Zoltan Dobrady" w:date="2023-11-11T18:43:00Z">
              <w:rPr>
                <w:lang w:val="en-GB"/>
              </w:rPr>
            </w:rPrChange>
          </w:rPr>
          <w:delText>2020</w:delText>
        </w:r>
        <w:commentRangeEnd w:id="67"/>
        <w:r w:rsidR="00D96048" w:rsidRPr="00175AFB" w:rsidDel="00500FEC">
          <w:rPr>
            <w:rStyle w:val="Jegyzethivatkozs"/>
            <w:sz w:val="18"/>
            <w:szCs w:val="20"/>
            <w:rPrChange w:id="69" w:author="Zoltan Dobrady" w:date="2023-11-11T18:43:00Z">
              <w:rPr>
                <w:rStyle w:val="Jegyzethivatkozs"/>
                <w:lang w:val="en-GB"/>
              </w:rPr>
            </w:rPrChange>
          </w:rPr>
          <w:commentReference w:id="67"/>
        </w:r>
        <w:r w:rsidRPr="00175AFB" w:rsidDel="00500FEC">
          <w:rPr>
            <w:highlight w:val="yellow"/>
            <w:rPrChange w:id="70" w:author="Zoltan Dobrady" w:date="2023-11-11T18:43:00Z">
              <w:rPr>
                <w:lang w:val="en-GB"/>
              </w:rPr>
            </w:rPrChange>
          </w:rPr>
          <w:delText>).</w:delText>
        </w:r>
        <w:r w:rsidRPr="00175AFB" w:rsidDel="00500FEC">
          <w:rPr>
            <w:rPrChange w:id="71" w:author="Zoltan Dobrady" w:date="2023-11-11T18:43:00Z">
              <w:rPr>
                <w:lang w:val="en-GB"/>
              </w:rPr>
            </w:rPrChange>
          </w:rPr>
          <w:delText xml:space="preserve"> We're aiming</w:delText>
        </w:r>
        <w:r w:rsidRPr="001459B5" w:rsidDel="00500FEC">
          <w:rPr>
            <w:lang w:val="en-GB"/>
          </w:rPr>
          <w:delText xml:space="preserve"> to employ pre-trained AI in the microcontroller realm in the near future. This is the reason we decided to implement a TCP/IP network structure with a minimal number of clients.</w:delText>
        </w:r>
      </w:del>
    </w:p>
    <w:p w14:paraId="1A74B939" w14:textId="2BFED62D" w:rsidR="00B41909" w:rsidRPr="00373042" w:rsidRDefault="4B9C59F3" w:rsidP="00E161B0">
      <w:pPr>
        <w:pStyle w:val="CETBodytext"/>
        <w:rPr>
          <w:rStyle w:val="cf01"/>
          <w:rFonts w:ascii="Arial" w:hAnsi="Arial" w:cs="Times New Roman"/>
          <w:szCs w:val="20"/>
          <w:lang w:val="en-GB"/>
        </w:rPr>
      </w:pPr>
      <w:r w:rsidRPr="00373042">
        <w:rPr>
          <w:lang w:val="en-GB"/>
        </w:rPr>
        <w:t>Consider</w:t>
      </w:r>
      <w:r w:rsidR="004C2EBD" w:rsidRPr="00373042">
        <w:rPr>
          <w:lang w:val="en-GB"/>
        </w:rPr>
        <w:t xml:space="preserve"> a Modbus TCP/IP network topology as an example</w:t>
      </w:r>
      <w:r w:rsidR="003857D7" w:rsidRPr="00373042">
        <w:rPr>
          <w:lang w:val="en-GB"/>
        </w:rPr>
        <w:t>.</w:t>
      </w:r>
      <w:r w:rsidR="004C2EBD" w:rsidRPr="00373042">
        <w:rPr>
          <w:lang w:val="en-GB"/>
        </w:rPr>
        <w:t xml:space="preserve"> </w:t>
      </w:r>
      <w:r w:rsidR="003857D7" w:rsidRPr="00373042">
        <w:rPr>
          <w:lang w:val="en-GB"/>
        </w:rPr>
        <w:t>A</w:t>
      </w:r>
      <w:r w:rsidR="004C2EBD" w:rsidRPr="00373042">
        <w:rPr>
          <w:lang w:val="en-GB"/>
        </w:rPr>
        <w:t xml:space="preserve"> data packet is sent to each peripheral.</w:t>
      </w:r>
      <w:r w:rsidR="0060581E" w:rsidRPr="00373042">
        <w:rPr>
          <w:lang w:val="en-GB"/>
        </w:rPr>
        <w:t xml:space="preserve"> </w:t>
      </w:r>
      <w:r w:rsidR="004C2EBD" w:rsidRPr="00373042">
        <w:rPr>
          <w:lang w:val="en-GB"/>
        </w:rPr>
        <w:t xml:space="preserve">When searching for a failure or anomaly, these packets must be </w:t>
      </w:r>
      <w:r w:rsidR="00A70A59" w:rsidRPr="00A70A59">
        <w:rPr>
          <w:lang w:val="en-GB"/>
        </w:rPr>
        <w:t>analysed</w:t>
      </w:r>
      <w:r w:rsidR="004C2EBD" w:rsidRPr="00373042">
        <w:rPr>
          <w:lang w:val="en-GB"/>
        </w:rPr>
        <w:t xml:space="preserve"> to </w:t>
      </w:r>
      <w:r w:rsidRPr="00373042">
        <w:rPr>
          <w:lang w:val="en-GB"/>
        </w:rPr>
        <w:t>find the root cause of</w:t>
      </w:r>
      <w:r w:rsidR="004C2EBD" w:rsidRPr="00373042">
        <w:rPr>
          <w:lang w:val="en-GB"/>
        </w:rPr>
        <w:t xml:space="preserve"> the problem</w:t>
      </w:r>
      <w:r w:rsidR="00587B23" w:rsidRPr="00373042">
        <w:rPr>
          <w:lang w:val="en-GB"/>
        </w:rPr>
        <w:t>.</w:t>
      </w:r>
      <w:r w:rsidR="00654096" w:rsidRPr="00373042">
        <w:rPr>
          <w:lang w:val="en-GB"/>
        </w:rPr>
        <w:t xml:space="preserve"> </w:t>
      </w:r>
      <w:r w:rsidR="00654096" w:rsidRPr="00373042">
        <w:rPr>
          <w:rStyle w:val="cf01"/>
          <w:rFonts w:ascii="Arial" w:hAnsi="Arial" w:cs="Times New Roman"/>
          <w:szCs w:val="20"/>
          <w:lang w:val="en-GB"/>
        </w:rPr>
        <w:t>This analysis is usually done manually by humans</w:t>
      </w:r>
      <w:r w:rsidR="00E37AFE" w:rsidRPr="00373042">
        <w:rPr>
          <w:rStyle w:val="cf01"/>
          <w:rFonts w:ascii="Arial" w:hAnsi="Arial" w:cs="Times New Roman"/>
          <w:szCs w:val="20"/>
          <w:lang w:val="en-GB"/>
        </w:rPr>
        <w:t xml:space="preserve"> </w:t>
      </w:r>
      <w:r w:rsidR="00E37AFE" w:rsidRPr="00373042">
        <w:rPr>
          <w:lang w:val="en-GB"/>
        </w:rPr>
        <w:t>(e.g., in Wireshark or tshark</w:t>
      </w:r>
      <w:r w:rsidR="005A0DE4" w:rsidRPr="00373042">
        <w:rPr>
          <w:lang w:val="en-GB"/>
        </w:rPr>
        <w:t xml:space="preserve"> software</w:t>
      </w:r>
      <w:r w:rsidR="00E37AFE" w:rsidRPr="00373042">
        <w:rPr>
          <w:lang w:val="en-GB"/>
        </w:rPr>
        <w:t>)</w:t>
      </w:r>
      <w:r w:rsidR="00654096" w:rsidRPr="00373042">
        <w:rPr>
          <w:rStyle w:val="cf01"/>
          <w:rFonts w:ascii="Arial" w:hAnsi="Arial" w:cs="Times New Roman"/>
          <w:szCs w:val="20"/>
          <w:lang w:val="en-GB"/>
        </w:rPr>
        <w:t xml:space="preserve">, which </w:t>
      </w:r>
      <w:r w:rsidR="002E7DBC" w:rsidRPr="00373042">
        <w:rPr>
          <w:rStyle w:val="cf01"/>
          <w:rFonts w:ascii="Arial" w:hAnsi="Arial" w:cs="Times New Roman"/>
          <w:szCs w:val="20"/>
          <w:lang w:val="en-GB"/>
        </w:rPr>
        <w:t xml:space="preserve">adds </w:t>
      </w:r>
      <w:r w:rsidR="00654096" w:rsidRPr="00373042">
        <w:rPr>
          <w:rStyle w:val="cf01"/>
          <w:rFonts w:ascii="Arial" w:hAnsi="Arial" w:cs="Times New Roman"/>
          <w:szCs w:val="20"/>
          <w:lang w:val="en-GB"/>
        </w:rPr>
        <w:t>an additional</w:t>
      </w:r>
      <w:r w:rsidRPr="00373042">
        <w:rPr>
          <w:rStyle w:val="cf01"/>
          <w:rFonts w:ascii="Arial" w:hAnsi="Arial" w:cs="Times New Roman"/>
          <w:szCs w:val="20"/>
          <w:lang w:val="en-GB"/>
        </w:rPr>
        <w:t xml:space="preserve"> </w:t>
      </w:r>
      <w:r w:rsidR="00654096" w:rsidRPr="00373042">
        <w:rPr>
          <w:rStyle w:val="cf01"/>
          <w:rFonts w:ascii="Arial" w:hAnsi="Arial" w:cs="Times New Roman"/>
          <w:szCs w:val="20"/>
          <w:lang w:val="en-GB"/>
        </w:rPr>
        <w:t>source</w:t>
      </w:r>
      <w:r w:rsidR="002E7DBC" w:rsidRPr="00373042">
        <w:rPr>
          <w:rStyle w:val="cf01"/>
          <w:rFonts w:ascii="Arial" w:hAnsi="Arial" w:cs="Times New Roman"/>
          <w:szCs w:val="20"/>
          <w:lang w:val="en-GB"/>
        </w:rPr>
        <w:t xml:space="preserve"> of error</w:t>
      </w:r>
      <w:r w:rsidR="00654096" w:rsidRPr="00373042">
        <w:rPr>
          <w:rStyle w:val="cf01"/>
          <w:rFonts w:ascii="Arial" w:hAnsi="Arial" w:cs="Times New Roman"/>
          <w:szCs w:val="20"/>
          <w:lang w:val="en-GB"/>
        </w:rPr>
        <w:t>.</w:t>
      </w:r>
      <w:r w:rsidR="00AD60AA" w:rsidRPr="00373042">
        <w:rPr>
          <w:rStyle w:val="cf01"/>
          <w:rFonts w:ascii="Arial" w:hAnsi="Arial" w:cs="Times New Roman"/>
          <w:szCs w:val="20"/>
          <w:lang w:val="en-GB"/>
        </w:rPr>
        <w:t xml:space="preserve"> </w:t>
      </w:r>
    </w:p>
    <w:p w14:paraId="08DFD728" w14:textId="7C839C10" w:rsidR="002A3D35" w:rsidRPr="00373042" w:rsidRDefault="00C81708" w:rsidP="00E161B0">
      <w:pPr>
        <w:pStyle w:val="CETBodytext"/>
        <w:rPr>
          <w:lang w:val="en-GB"/>
        </w:rPr>
      </w:pPr>
      <w:r w:rsidRPr="00373042">
        <w:rPr>
          <w:lang w:val="en-GB"/>
        </w:rPr>
        <w:t xml:space="preserve">The identification of the source and destination of packets on OT-networks is accomplished by </w:t>
      </w:r>
      <w:r w:rsidR="001459B5" w:rsidRPr="001459B5">
        <w:rPr>
          <w:lang w:val="en-GB"/>
        </w:rPr>
        <w:t>labelling</w:t>
      </w:r>
      <w:r w:rsidRPr="00373042">
        <w:rPr>
          <w:lang w:val="en-GB"/>
        </w:rPr>
        <w:t xml:space="preserve"> them with IP-addresses. Since a large number of clients share a common OT-network, data streams could be generated every nanosecond.</w:t>
      </w:r>
      <w:r w:rsidR="009A3115" w:rsidRPr="00373042">
        <w:rPr>
          <w:lang w:val="en-GB"/>
        </w:rPr>
        <w:t xml:space="preserve"> </w:t>
      </w:r>
    </w:p>
    <w:p w14:paraId="149D577E" w14:textId="60071EC0" w:rsidR="00C847E2" w:rsidRPr="008B754C" w:rsidRDefault="009F2C03" w:rsidP="346911D5">
      <w:pPr>
        <w:pStyle w:val="CETBodytext"/>
        <w:rPr>
          <w:lang w:val="en-GB"/>
        </w:rPr>
      </w:pPr>
      <w:r w:rsidRPr="008B754C">
        <w:rPr>
          <w:lang w:val="en-GB"/>
        </w:rPr>
        <w:t>T</w:t>
      </w:r>
      <w:r w:rsidR="346911D5" w:rsidRPr="008B754C">
        <w:rPr>
          <w:lang w:val="en-GB"/>
        </w:rPr>
        <w:t xml:space="preserve">he increased number of peripherals in OT networks makes the analysis of packets in real time difficult or impossible. The speed of communication has also increased, packets are now arriving on a given bus in real </w:t>
      </w:r>
      <w:r w:rsidR="346911D5" w:rsidRPr="008B754C">
        <w:rPr>
          <w:lang w:val="en-GB"/>
        </w:rPr>
        <w:lastRenderedPageBreak/>
        <w:t xml:space="preserve">time at nanosecond intervals. For the reasons above, data packets are rarely analysed in real time on </w:t>
      </w:r>
      <w:r w:rsidR="346911D5" w:rsidRPr="00373042">
        <w:rPr>
          <w:lang w:val="en-GB"/>
        </w:rPr>
        <w:t xml:space="preserve">OT networks. </w:t>
      </w:r>
    </w:p>
    <w:p w14:paraId="4E2FBAA9" w14:textId="0C339F38" w:rsidR="00EB25F0" w:rsidRPr="00373042" w:rsidRDefault="00CC56AF" w:rsidP="00CC56AF">
      <w:pPr>
        <w:pStyle w:val="CETBodytext"/>
        <w:rPr>
          <w:lang w:val="en-GB"/>
        </w:rPr>
      </w:pPr>
      <w:r w:rsidRPr="00373042">
        <w:rPr>
          <w:rStyle w:val="cf01"/>
          <w:rFonts w:ascii="Arial" w:hAnsi="Arial" w:cs="Times New Roman"/>
          <w:lang w:val="en-GB"/>
        </w:rPr>
        <w:t>Because of the packet-based attacks, a real-time analysis is a necessity</w:t>
      </w:r>
      <w:r w:rsidR="4B9C59F3" w:rsidRPr="00373042">
        <w:rPr>
          <w:rStyle w:val="cf01"/>
          <w:rFonts w:ascii="Arial" w:hAnsi="Arial" w:cs="Times New Roman"/>
          <w:lang w:val="en-GB"/>
        </w:rPr>
        <w:t xml:space="preserve"> </w:t>
      </w:r>
      <w:r w:rsidRPr="00373042">
        <w:rPr>
          <w:lang w:val="en-GB"/>
        </w:rPr>
        <w:tab/>
      </w:r>
      <w:r w:rsidR="4B9C59F3" w:rsidRPr="00373042">
        <w:rPr>
          <w:lang w:val="en-GB"/>
        </w:rPr>
        <w:t xml:space="preserve">(in </w:t>
      </w:r>
      <w:r w:rsidR="00C43B5D" w:rsidRPr="00373042">
        <w:rPr>
          <w:lang w:val="en-GB"/>
        </w:rPr>
        <w:t xml:space="preserve">OT or industrial systems network). It can help </w:t>
      </w:r>
      <w:r w:rsidR="00091DF1" w:rsidRPr="008B754C">
        <w:rPr>
          <w:lang w:val="en-GB"/>
        </w:rPr>
        <w:t xml:space="preserve">to detect </w:t>
      </w:r>
      <w:r w:rsidR="00C43B5D" w:rsidRPr="00373042">
        <w:rPr>
          <w:lang w:val="en-GB"/>
        </w:rPr>
        <w:t>cyber-attacks and other failures. Combined with artificial intelligence, it could even be predictive.</w:t>
      </w:r>
      <w:r w:rsidR="0029253C" w:rsidRPr="00373042">
        <w:rPr>
          <w:lang w:val="en-GB"/>
        </w:rPr>
        <w:t xml:space="preserve"> </w:t>
      </w:r>
    </w:p>
    <w:p w14:paraId="115A3AD7" w14:textId="4B7FA850" w:rsidR="00C43B5D" w:rsidRPr="008B754C" w:rsidRDefault="004C67DE" w:rsidP="00CC56AF">
      <w:pPr>
        <w:pStyle w:val="CETBodytext"/>
        <w:rPr>
          <w:lang w:val="en-GB"/>
        </w:rPr>
      </w:pPr>
      <w:r w:rsidRPr="00373042">
        <w:rPr>
          <w:lang w:val="en-GB"/>
        </w:rPr>
        <w:t xml:space="preserve">A non-standard data stream can be </w:t>
      </w:r>
      <w:r w:rsidR="00F91BD9" w:rsidRPr="00373042">
        <w:rPr>
          <w:lang w:val="en-GB"/>
        </w:rPr>
        <w:t>interpreted a</w:t>
      </w:r>
      <w:r w:rsidRPr="00373042">
        <w:rPr>
          <w:lang w:val="en-GB"/>
        </w:rPr>
        <w:t xml:space="preserve">s an attack. This allows us to </w:t>
      </w:r>
      <w:r w:rsidR="4B9C59F3" w:rsidRPr="00373042">
        <w:rPr>
          <w:lang w:val="en-GB"/>
        </w:rPr>
        <w:t>intervene</w:t>
      </w:r>
      <w:r w:rsidRPr="00373042">
        <w:rPr>
          <w:lang w:val="en-GB"/>
        </w:rPr>
        <w:t xml:space="preserve"> almost immediately, even at </w:t>
      </w:r>
      <w:r w:rsidRPr="008B754C">
        <w:rPr>
          <w:lang w:val="en-GB"/>
        </w:rPr>
        <w:t>the initial stage of the attack</w:t>
      </w:r>
      <w:r w:rsidR="4B9C59F3" w:rsidRPr="008B754C">
        <w:rPr>
          <w:lang w:val="en-GB"/>
        </w:rPr>
        <w:t>.</w:t>
      </w:r>
      <w:r w:rsidRPr="008B754C">
        <w:rPr>
          <w:lang w:val="en-GB"/>
        </w:rPr>
        <w:t xml:space="preserve"> This can prevent significant financial damage.</w:t>
      </w:r>
    </w:p>
    <w:p w14:paraId="58928BAF" w14:textId="6AF4F4E5" w:rsidR="00517CD5" w:rsidRPr="008B754C" w:rsidRDefault="00A34E1A" w:rsidP="00517CD5">
      <w:pPr>
        <w:pStyle w:val="CETBodytext"/>
        <w:rPr>
          <w:lang w:val="en-GB"/>
        </w:rPr>
      </w:pPr>
      <w:r w:rsidRPr="00373042">
        <w:rPr>
          <w:lang w:val="en-GB"/>
        </w:rPr>
        <w:t>This research focuses on finding attacks in network data, specifically looking at data packets from network traffic.</w:t>
      </w:r>
      <w:r w:rsidR="00787EFE" w:rsidRPr="008B754C">
        <w:rPr>
          <w:lang w:val="en-GB"/>
        </w:rPr>
        <w:t xml:space="preserve"> </w:t>
      </w:r>
    </w:p>
    <w:p w14:paraId="27B5522A" w14:textId="54470D74" w:rsidR="00C43B5D" w:rsidRPr="008B754C" w:rsidRDefault="00517CD5" w:rsidP="0031564E">
      <w:pPr>
        <w:pStyle w:val="CETBodytext"/>
        <w:rPr>
          <w:lang w:val="en-GB"/>
        </w:rPr>
      </w:pPr>
      <w:r w:rsidRPr="008B754C">
        <w:rPr>
          <w:lang w:val="en-GB"/>
        </w:rPr>
        <w:t>The main question addressed in this study is the performance of different artificial intelligence subfields (statistical learning and deep learning models) in packet analysis tasks.</w:t>
      </w:r>
    </w:p>
    <w:p w14:paraId="1FCC4505" w14:textId="4FEDD13B" w:rsidR="00BB049B" w:rsidRPr="008B754C" w:rsidRDefault="00517CD5" w:rsidP="00305AEE">
      <w:pPr>
        <w:pStyle w:val="CETHeading1"/>
        <w:ind w:left="0"/>
        <w:rPr>
          <w:lang w:val="en-GB"/>
        </w:rPr>
      </w:pPr>
      <w:r w:rsidRPr="008B754C">
        <w:rPr>
          <w:lang w:val="en-GB"/>
        </w:rPr>
        <w:t>Methodology</w:t>
      </w:r>
    </w:p>
    <w:p w14:paraId="6FF3E1B3" w14:textId="5263D82C" w:rsidR="00181373" w:rsidRPr="00373042" w:rsidRDefault="00181373" w:rsidP="00031705">
      <w:pPr>
        <w:pStyle w:val="CETBodytext"/>
        <w:rPr>
          <w:lang w:val="en-GB"/>
        </w:rPr>
      </w:pPr>
      <w:r w:rsidRPr="00373042">
        <w:rPr>
          <w:lang w:val="en-GB"/>
        </w:rPr>
        <w:t>The main protocol in industrial systems is Modbus TCP</w:t>
      </w:r>
      <w:r w:rsidR="00997BFF" w:rsidRPr="00373042">
        <w:rPr>
          <w:lang w:val="en-GB"/>
        </w:rPr>
        <w:t>/P</w:t>
      </w:r>
      <w:r w:rsidR="00926B6E" w:rsidRPr="00373042">
        <w:rPr>
          <w:lang w:val="en-GB"/>
        </w:rPr>
        <w:t xml:space="preserve">. Modbus is a communication channel </w:t>
      </w:r>
      <w:r w:rsidR="000879C5" w:rsidRPr="00373042">
        <w:rPr>
          <w:lang w:val="en-GB"/>
        </w:rPr>
        <w:t xml:space="preserve">in </w:t>
      </w:r>
      <w:r w:rsidR="00926B6E" w:rsidRPr="00373042">
        <w:rPr>
          <w:lang w:val="en-GB"/>
        </w:rPr>
        <w:t xml:space="preserve">industrial systems, </w:t>
      </w:r>
      <w:r w:rsidR="4B9C59F3" w:rsidRPr="00373042">
        <w:rPr>
          <w:lang w:val="en-GB"/>
        </w:rPr>
        <w:t xml:space="preserve">much alike a </w:t>
      </w:r>
      <w:r w:rsidR="000879C5" w:rsidRPr="00373042">
        <w:rPr>
          <w:lang w:val="en-GB"/>
        </w:rPr>
        <w:t>wired net</w:t>
      </w:r>
      <w:r w:rsidR="007F27BE" w:rsidRPr="00373042">
        <w:rPr>
          <w:lang w:val="en-GB"/>
        </w:rPr>
        <w:t>work at home</w:t>
      </w:r>
      <w:r w:rsidR="4B9C59F3" w:rsidRPr="00373042">
        <w:rPr>
          <w:lang w:val="en-GB"/>
        </w:rPr>
        <w:t>.</w:t>
      </w:r>
      <w:r w:rsidR="00926B6E" w:rsidRPr="00373042">
        <w:rPr>
          <w:lang w:val="en-GB"/>
        </w:rPr>
        <w:t xml:space="preserve"> </w:t>
      </w:r>
      <w:r w:rsidR="00D55FC9" w:rsidRPr="00373042">
        <w:rPr>
          <w:rStyle w:val="cf01"/>
          <w:rFonts w:ascii="Arial" w:hAnsi="Arial" w:cs="Times New Roman"/>
          <w:szCs w:val="20"/>
          <w:lang w:val="en-GB"/>
        </w:rPr>
        <w:t xml:space="preserve">TCP is a communication protocol, that ensures the </w:t>
      </w:r>
      <w:r w:rsidR="4B9C59F3" w:rsidRPr="00373042">
        <w:rPr>
          <w:rStyle w:val="cf01"/>
          <w:rFonts w:ascii="Arial" w:hAnsi="Arial" w:cs="Times New Roman"/>
          <w:szCs w:val="20"/>
          <w:lang w:val="en-GB"/>
        </w:rPr>
        <w:t>communication stability between sender</w:t>
      </w:r>
      <w:r w:rsidR="00D55FC9" w:rsidRPr="00373042">
        <w:rPr>
          <w:rStyle w:val="cf01"/>
          <w:rFonts w:ascii="Arial" w:hAnsi="Arial" w:cs="Times New Roman"/>
          <w:szCs w:val="20"/>
          <w:lang w:val="en-GB"/>
        </w:rPr>
        <w:t xml:space="preserve"> and </w:t>
      </w:r>
      <w:r w:rsidR="00D57A85" w:rsidRPr="00373042">
        <w:rPr>
          <w:rStyle w:val="cf01"/>
          <w:rFonts w:ascii="Arial" w:hAnsi="Arial" w:cs="Times New Roman"/>
          <w:szCs w:val="20"/>
          <w:lang w:val="en-GB"/>
        </w:rPr>
        <w:t>receiver</w:t>
      </w:r>
      <w:r w:rsidR="4B9C59F3" w:rsidRPr="00373042">
        <w:rPr>
          <w:rStyle w:val="cf01"/>
          <w:rFonts w:ascii="Arial" w:hAnsi="Arial" w:cs="Times New Roman"/>
          <w:szCs w:val="20"/>
          <w:lang w:val="en-GB"/>
        </w:rPr>
        <w:t xml:space="preserve">. </w:t>
      </w:r>
      <w:r w:rsidR="006E09FE" w:rsidRPr="00373042">
        <w:rPr>
          <w:lang w:val="en-GB"/>
        </w:rPr>
        <w:t>The</w:t>
      </w:r>
      <w:r w:rsidR="00926B6E" w:rsidRPr="00373042">
        <w:rPr>
          <w:lang w:val="en-GB"/>
        </w:rPr>
        <w:t xml:space="preserve"> IP indicates that packets are addressed using Internet </w:t>
      </w:r>
      <w:r w:rsidR="003347E7" w:rsidRPr="00373042">
        <w:rPr>
          <w:lang w:val="en-GB"/>
        </w:rPr>
        <w:t>protocol.</w:t>
      </w:r>
    </w:p>
    <w:p w14:paraId="1B997BD8" w14:textId="2F405585" w:rsidR="00501E63" w:rsidRPr="00373042" w:rsidRDefault="002513A0" w:rsidP="00501E63">
      <w:pPr>
        <w:pStyle w:val="CETBodytext"/>
        <w:rPr>
          <w:lang w:val="en-GB" w:eastAsia="de-DE"/>
        </w:rPr>
      </w:pPr>
      <w:r w:rsidRPr="00373042">
        <w:rPr>
          <w:lang w:val="en-GB"/>
        </w:rPr>
        <w:t>In a</w:t>
      </w:r>
      <w:r w:rsidR="00587394" w:rsidRPr="00373042">
        <w:rPr>
          <w:lang w:val="en-GB"/>
        </w:rPr>
        <w:t xml:space="preserve"> Modbus TCP/IP</w:t>
      </w:r>
      <w:r w:rsidR="00434FCC" w:rsidRPr="00373042">
        <w:rPr>
          <w:lang w:val="en-GB"/>
        </w:rPr>
        <w:t xml:space="preserve"> communication</w:t>
      </w:r>
      <w:r w:rsidR="00587394" w:rsidRPr="00373042">
        <w:rPr>
          <w:lang w:val="en-GB"/>
        </w:rPr>
        <w:t xml:space="preserve"> a</w:t>
      </w:r>
      <w:r w:rsidR="000462BF" w:rsidRPr="00373042">
        <w:rPr>
          <w:lang w:val="en-GB"/>
        </w:rPr>
        <w:t xml:space="preserve"> request </w:t>
      </w:r>
      <w:r w:rsidR="00031705" w:rsidRPr="008B754C">
        <w:rPr>
          <w:lang w:val="en-GB"/>
        </w:rPr>
        <w:t>must</w:t>
      </w:r>
      <w:r w:rsidR="6A78A9CC" w:rsidRPr="00373042">
        <w:rPr>
          <w:lang w:val="en-GB"/>
        </w:rPr>
        <w:t xml:space="preserve"> be</w:t>
      </w:r>
      <w:r w:rsidR="000462BF" w:rsidRPr="00373042">
        <w:rPr>
          <w:lang w:val="en-GB"/>
        </w:rPr>
        <w:t xml:space="preserve"> answered with a response.</w:t>
      </w:r>
      <w:r w:rsidR="00DF54E7" w:rsidRPr="00373042">
        <w:rPr>
          <w:lang w:val="en-GB"/>
        </w:rPr>
        <w:t xml:space="preserve"> </w:t>
      </w:r>
      <w:r w:rsidR="6A78A9CC" w:rsidRPr="00373042">
        <w:rPr>
          <w:lang w:val="en-GB"/>
        </w:rPr>
        <w:t xml:space="preserve">A </w:t>
      </w:r>
      <w:r w:rsidR="00B37786" w:rsidRPr="008B754C">
        <w:rPr>
          <w:lang w:val="en-GB"/>
        </w:rPr>
        <w:t>practical</w:t>
      </w:r>
      <w:r w:rsidR="6A78A9CC" w:rsidRPr="00373042">
        <w:rPr>
          <w:lang w:val="en-GB"/>
        </w:rPr>
        <w:t xml:space="preserve"> example would be that a PLC sends a packet to a peripheral and waits for a response, according to the protocol. If the request cannot be interpreted, the server sends an exception, which can be a cause for a system error</w:t>
      </w:r>
      <w:r w:rsidR="00DB4311" w:rsidRPr="00373042">
        <w:rPr>
          <w:lang w:val="en-GB"/>
        </w:rPr>
        <w:t>. These exceptions can indicate attacks.</w:t>
      </w:r>
      <w:r w:rsidR="00031705" w:rsidRPr="008B754C">
        <w:rPr>
          <w:lang w:val="en-GB" w:eastAsia="de-DE"/>
        </w:rPr>
        <w:t xml:space="preserve"> </w:t>
      </w:r>
      <w:r w:rsidR="00501E63" w:rsidRPr="00373042">
        <w:rPr>
          <w:lang w:val="en-GB" w:eastAsia="de-DE"/>
        </w:rPr>
        <w:t xml:space="preserve">Figure </w:t>
      </w:r>
      <w:r w:rsidR="00FC31DF" w:rsidRPr="00373042">
        <w:rPr>
          <w:lang w:val="en-GB" w:eastAsia="de-DE"/>
        </w:rPr>
        <w:t>1</w:t>
      </w:r>
      <w:r w:rsidR="00501E63" w:rsidRPr="00373042">
        <w:rPr>
          <w:lang w:val="en-GB" w:eastAsia="de-DE"/>
        </w:rPr>
        <w:t xml:space="preserve"> </w:t>
      </w:r>
      <w:r w:rsidR="45372154" w:rsidRPr="00373042">
        <w:rPr>
          <w:lang w:val="en-GB" w:eastAsia="de-DE"/>
        </w:rPr>
        <w:t>shows</w:t>
      </w:r>
      <w:r w:rsidR="00AA1725" w:rsidRPr="00373042">
        <w:rPr>
          <w:lang w:val="en-GB" w:eastAsia="de-DE"/>
        </w:rPr>
        <w:t xml:space="preserve"> </w:t>
      </w:r>
      <w:r w:rsidR="00501E63" w:rsidRPr="00373042">
        <w:rPr>
          <w:lang w:val="en-GB" w:eastAsia="de-DE"/>
        </w:rPr>
        <w:t>a request and an exception. An exception has two codes (Function code and exception code).</w:t>
      </w:r>
    </w:p>
    <w:p w14:paraId="506F0616" w14:textId="77777777" w:rsidR="00BC58F2" w:rsidRPr="00373042" w:rsidRDefault="00BC58F2" w:rsidP="00BC58F2">
      <w:pPr>
        <w:pStyle w:val="CETBodytext"/>
        <w:rPr>
          <w:lang w:val="en-GB" w:eastAsia="de-DE"/>
        </w:rPr>
      </w:pPr>
      <w:r w:rsidRPr="00373042">
        <w:rPr>
          <w:noProof/>
          <w:lang w:val="en-GB"/>
        </w:rPr>
        <w:drawing>
          <wp:inline distT="0" distB="0" distL="0" distR="0" wp14:anchorId="70B14690" wp14:editId="410DBA13">
            <wp:extent cx="3384000" cy="1200787"/>
            <wp:effectExtent l="0" t="0" r="6985" b="0"/>
            <wp:docPr id="122967562" name="Picture 122967562"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967562"/>
                    <pic:cNvPicPr/>
                  </pic:nvPicPr>
                  <pic:blipFill>
                    <a:blip r:embed="rId19">
                      <a:extLst>
                        <a:ext uri="{28A0092B-C50C-407E-A947-70E740481C1C}">
                          <a14:useLocalDpi xmlns:a14="http://schemas.microsoft.com/office/drawing/2010/main" val="0"/>
                        </a:ext>
                      </a:extLst>
                    </a:blip>
                    <a:stretch>
                      <a:fillRect/>
                    </a:stretch>
                  </pic:blipFill>
                  <pic:spPr>
                    <a:xfrm>
                      <a:off x="0" y="0"/>
                      <a:ext cx="3384000" cy="1200787"/>
                    </a:xfrm>
                    <a:prstGeom prst="rect">
                      <a:avLst/>
                    </a:prstGeom>
                  </pic:spPr>
                </pic:pic>
              </a:graphicData>
            </a:graphic>
          </wp:inline>
        </w:drawing>
      </w:r>
    </w:p>
    <w:p w14:paraId="4E4964EA" w14:textId="0B3D9E48" w:rsidR="00BC58F2" w:rsidRPr="008B754C" w:rsidRDefault="00BC58F2" w:rsidP="00BC58F2">
      <w:pPr>
        <w:pStyle w:val="CETCaption"/>
      </w:pPr>
      <w:r w:rsidRPr="008B754C">
        <w:t xml:space="preserve">Figure </w:t>
      </w:r>
      <w:r w:rsidR="00B17D71" w:rsidRPr="008B754C">
        <w:t>1</w:t>
      </w:r>
      <w:r w:rsidRPr="008B754C">
        <w:t>: Modbus TCP protocol with an exception.</w:t>
      </w:r>
    </w:p>
    <w:p w14:paraId="3388F85F" w14:textId="6CF88A27" w:rsidR="00FC31DF" w:rsidRPr="008B754C" w:rsidRDefault="45372154" w:rsidP="00FC31DF">
      <w:pPr>
        <w:pStyle w:val="CETBodytext"/>
        <w:rPr>
          <w:lang w:val="en-GB"/>
        </w:rPr>
      </w:pPr>
      <w:r w:rsidRPr="008B754C">
        <w:rPr>
          <w:lang w:val="en-GB"/>
        </w:rPr>
        <w:t>For the simulated attack</w:t>
      </w:r>
      <w:r w:rsidR="0069777C" w:rsidRPr="008B754C">
        <w:rPr>
          <w:lang w:val="en-GB"/>
        </w:rPr>
        <w:t>,</w:t>
      </w:r>
      <w:r w:rsidRPr="008B754C">
        <w:rPr>
          <w:lang w:val="en-GB"/>
        </w:rPr>
        <w:t xml:space="preserve"> a diverse real-world data set scenario had to be created together with a virtual enviro</w:t>
      </w:r>
      <w:r w:rsidR="00CA6CFE" w:rsidRPr="008B754C">
        <w:rPr>
          <w:lang w:val="en-GB"/>
        </w:rPr>
        <w:t>n</w:t>
      </w:r>
      <w:r w:rsidRPr="008B754C">
        <w:rPr>
          <w:lang w:val="en-GB"/>
        </w:rPr>
        <w:t>ment</w:t>
      </w:r>
      <w:r w:rsidR="00CA6CFE" w:rsidRPr="008B754C">
        <w:rPr>
          <w:lang w:val="en-GB"/>
        </w:rPr>
        <w:t>.</w:t>
      </w:r>
      <w:r w:rsidRPr="00373042">
        <w:rPr>
          <w:lang w:val="en-GB"/>
        </w:rPr>
        <w:t xml:space="preserve"> The</w:t>
      </w:r>
      <w:r w:rsidR="00CA6CFE" w:rsidRPr="008B754C">
        <w:rPr>
          <w:lang w:val="en-GB"/>
        </w:rPr>
        <w:t xml:space="preserve"> structure</w:t>
      </w:r>
      <w:r w:rsidR="00FC31DF" w:rsidRPr="00373042">
        <w:rPr>
          <w:lang w:val="en-GB"/>
        </w:rPr>
        <w:t xml:space="preserve"> of this environment is </w:t>
      </w:r>
      <w:r w:rsidR="00FC31DF" w:rsidRPr="008B754C">
        <w:rPr>
          <w:lang w:val="en-GB"/>
        </w:rPr>
        <w:t xml:space="preserve">illustrated in Figure </w:t>
      </w:r>
      <w:r w:rsidR="000F3B95" w:rsidRPr="008B754C">
        <w:rPr>
          <w:lang w:val="en-GB"/>
        </w:rPr>
        <w:t>2</w:t>
      </w:r>
      <w:r w:rsidR="00FC31DF" w:rsidRPr="008B754C">
        <w:rPr>
          <w:lang w:val="en-GB"/>
        </w:rPr>
        <w:t>.</w:t>
      </w:r>
    </w:p>
    <w:p w14:paraId="5AB1AE95" w14:textId="32F0E533" w:rsidR="45372154" w:rsidRPr="008B754C" w:rsidRDefault="45372154" w:rsidP="45372154">
      <w:pPr>
        <w:pStyle w:val="CETBodytext"/>
        <w:rPr>
          <w:lang w:val="en-GB"/>
        </w:rPr>
      </w:pPr>
    </w:p>
    <w:p w14:paraId="6B0F2840" w14:textId="7EDA4742" w:rsidR="009F1F79" w:rsidRPr="008B754C" w:rsidRDefault="0032327C" w:rsidP="00FC31DF">
      <w:pPr>
        <w:pStyle w:val="CETBodytext"/>
        <w:rPr>
          <w:lang w:val="en-GB"/>
        </w:rPr>
      </w:pPr>
      <w:r w:rsidRPr="00373042">
        <w:rPr>
          <w:noProof/>
          <w:lang w:val="en-GB"/>
        </w:rPr>
        <w:drawing>
          <wp:inline distT="0" distB="0" distL="0" distR="0" wp14:anchorId="16EC9E19" wp14:editId="3E6E1111">
            <wp:extent cx="3348000" cy="1892514"/>
            <wp:effectExtent l="0" t="0" r="5080" b="0"/>
            <wp:docPr id="527330886" name="Picture 527330886"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330886"/>
                    <pic:cNvPicPr/>
                  </pic:nvPicPr>
                  <pic:blipFill>
                    <a:blip r:embed="rId20">
                      <a:extLst>
                        <a:ext uri="{28A0092B-C50C-407E-A947-70E740481C1C}">
                          <a14:useLocalDpi xmlns:a14="http://schemas.microsoft.com/office/drawing/2010/main" val="0"/>
                        </a:ext>
                      </a:extLst>
                    </a:blip>
                    <a:stretch>
                      <a:fillRect/>
                    </a:stretch>
                  </pic:blipFill>
                  <pic:spPr>
                    <a:xfrm>
                      <a:off x="0" y="0"/>
                      <a:ext cx="3348000" cy="1892514"/>
                    </a:xfrm>
                    <a:prstGeom prst="rect">
                      <a:avLst/>
                    </a:prstGeom>
                  </pic:spPr>
                </pic:pic>
              </a:graphicData>
            </a:graphic>
          </wp:inline>
        </w:drawing>
      </w:r>
    </w:p>
    <w:p w14:paraId="3BCC85EA" w14:textId="5D555908" w:rsidR="00F87DFE" w:rsidRPr="008B754C" w:rsidRDefault="00F87DFE" w:rsidP="00F87DFE">
      <w:pPr>
        <w:pStyle w:val="CETCaption"/>
        <w:rPr>
          <w:lang w:eastAsia="de-DE"/>
        </w:rPr>
      </w:pPr>
      <w:bookmarkStart w:id="72" w:name="_Hlk145859503"/>
      <w:r w:rsidRPr="008B754C">
        <w:t xml:space="preserve">Figure </w:t>
      </w:r>
      <w:r w:rsidR="000F3B95" w:rsidRPr="008B754C">
        <w:t>2</w:t>
      </w:r>
      <w:r w:rsidRPr="008B754C">
        <w:t>: The theoretical construction of a simulated data acquisition environment.</w:t>
      </w:r>
    </w:p>
    <w:bookmarkEnd w:id="72"/>
    <w:p w14:paraId="679CFB2F" w14:textId="3A95321F" w:rsidR="004B5893" w:rsidRPr="008B754C" w:rsidRDefault="009F1F79" w:rsidP="004B5893">
      <w:pPr>
        <w:pStyle w:val="CETBodytext"/>
        <w:rPr>
          <w:lang w:val="en-GB"/>
        </w:rPr>
      </w:pPr>
      <w:r w:rsidRPr="008B754C">
        <w:rPr>
          <w:lang w:val="en-GB"/>
        </w:rPr>
        <w:t xml:space="preserve">We used three virtual machines with standard Modbus Server/Client communication. A fuzzer was used in addition between the two devices. </w:t>
      </w:r>
      <w:r w:rsidR="004B5893" w:rsidRPr="008B754C">
        <w:rPr>
          <w:lang w:val="en-GB"/>
        </w:rPr>
        <w:t>So,</w:t>
      </w:r>
      <w:r w:rsidRPr="008B754C">
        <w:rPr>
          <w:lang w:val="en-GB"/>
        </w:rPr>
        <w:t xml:space="preserve"> the third virtual machine was allocated to the fuzzer</w:t>
      </w:r>
      <w:r w:rsidR="004B5893" w:rsidRPr="008B754C">
        <w:rPr>
          <w:lang w:val="en-GB"/>
        </w:rPr>
        <w:t>.</w:t>
      </w:r>
      <w:r w:rsidR="005B65D1" w:rsidRPr="008B754C">
        <w:rPr>
          <w:lang w:val="en-GB"/>
        </w:rPr>
        <w:t xml:space="preserve"> </w:t>
      </w:r>
      <w:r w:rsidR="004B5893" w:rsidRPr="008B754C">
        <w:rPr>
          <w:lang w:val="en-GB"/>
        </w:rPr>
        <w:t xml:space="preserve">Fuzzers are generally used for examining and testing applications/protocols. </w:t>
      </w:r>
      <w:r w:rsidR="008D0C05" w:rsidRPr="008B754C">
        <w:rPr>
          <w:lang w:val="en-GB"/>
        </w:rPr>
        <w:t>Fuzzers can be used to discover vulnerabilities and weaknesses in applications, making the implementation process easier</w:t>
      </w:r>
      <w:r w:rsidR="004B5893" w:rsidRPr="008B754C">
        <w:rPr>
          <w:lang w:val="en-GB"/>
        </w:rPr>
        <w:t>. Therefore, signs of fuzzer usage should be monitored in an industrial network.</w:t>
      </w:r>
    </w:p>
    <w:p w14:paraId="26A302B4" w14:textId="31340F6F" w:rsidR="007F19EE" w:rsidRPr="008B754C" w:rsidRDefault="27BD2012" w:rsidP="007F19EE">
      <w:pPr>
        <w:pStyle w:val="CETBodytext"/>
        <w:rPr>
          <w:lang w:val="en-GB"/>
        </w:rPr>
      </w:pPr>
      <w:r w:rsidRPr="008B754C">
        <w:rPr>
          <w:lang w:val="en-GB"/>
        </w:rPr>
        <w:lastRenderedPageBreak/>
        <w:t xml:space="preserve">Our attack technique employs the Fuzzer to essentially flood the Modbus server with large amounts of data, </w:t>
      </w:r>
      <w:r w:rsidRPr="00373042">
        <w:rPr>
          <w:color w:val="000000" w:themeColor="text1"/>
          <w:lang w:val="en-GB"/>
        </w:rPr>
        <w:t xml:space="preserve">resulting in little to no communication resources left on the client side. The impact of this suboptimal execution on the environment is that the peripherals controlled by the Client slow down or stop altogether. 430,918 unique packets have been generated for the simulation, from which 133,995 packets were part of the attack. During the attack mechanism, we conducted a comprehensive monitoring of the system processes by utilizing the network packet analyser software, Wireshark. Additionally, the data streams were archived for each peripheral. </w:t>
      </w:r>
      <w:r w:rsidR="007F19EE" w:rsidRPr="00373042">
        <w:rPr>
          <w:color w:val="000000" w:themeColor="text1"/>
          <w:lang w:val="en-GB"/>
        </w:rPr>
        <w:t xml:space="preserve">We have labelled the </w:t>
      </w:r>
      <w:r w:rsidR="005F339D" w:rsidRPr="00373042">
        <w:rPr>
          <w:color w:val="000000" w:themeColor="text1"/>
          <w:lang w:val="en-GB"/>
        </w:rPr>
        <w:t>individual</w:t>
      </w:r>
      <w:r w:rsidR="007F19EE" w:rsidRPr="00373042">
        <w:rPr>
          <w:color w:val="000000" w:themeColor="text1"/>
          <w:lang w:val="en-GB"/>
        </w:rPr>
        <w:t xml:space="preserve"> </w:t>
      </w:r>
      <w:r w:rsidR="005F339D" w:rsidRPr="00373042">
        <w:rPr>
          <w:color w:val="000000" w:themeColor="text1"/>
          <w:lang w:val="en-GB"/>
        </w:rPr>
        <w:t>packets</w:t>
      </w:r>
      <w:r w:rsidR="007F19EE" w:rsidRPr="00373042">
        <w:rPr>
          <w:color w:val="000000" w:themeColor="text1"/>
          <w:lang w:val="en-GB"/>
        </w:rPr>
        <w:t xml:space="preserve"> of the </w:t>
      </w:r>
      <w:r w:rsidR="00967586" w:rsidRPr="00373042">
        <w:rPr>
          <w:color w:val="000000" w:themeColor="text1"/>
          <w:lang w:val="en-GB"/>
        </w:rPr>
        <w:t>complete</w:t>
      </w:r>
      <w:r w:rsidR="007F19EE" w:rsidRPr="00373042">
        <w:rPr>
          <w:color w:val="000000" w:themeColor="text1"/>
          <w:lang w:val="en-GB"/>
        </w:rPr>
        <w:t xml:space="preserve"> data array for artificial intelligence (AI) Afterwards, we split this dataset into two parts, using an approximate 75% - 25% ratio, where the larger portion was used for </w:t>
      </w:r>
      <w:r w:rsidR="007F19EE" w:rsidRPr="008B754C">
        <w:rPr>
          <w:lang w:val="en-GB"/>
        </w:rPr>
        <w:t>the training method, and the smaller portion for validation.</w:t>
      </w:r>
    </w:p>
    <w:p w14:paraId="56AB862F" w14:textId="77777777" w:rsidR="007F19EE" w:rsidRPr="008B754C" w:rsidRDefault="007F19EE" w:rsidP="007F19EE">
      <w:pPr>
        <w:pStyle w:val="CETBodytext"/>
        <w:rPr>
          <w:lang w:val="en-GB"/>
        </w:rPr>
      </w:pPr>
      <w:r w:rsidRPr="008B754C">
        <w:rPr>
          <w:lang w:val="en-GB"/>
        </w:rPr>
        <w:t>Following the pre-processing of the data, we employed two approaches for machine learning. Initially, we used statistical-based learning, and subsequently, we utilized a neural network, specifically a language model. In the case of statistical learning, we also applied Cross-validation, which provided six values for each model. We took into consideration the maximum value and the average of these values.</w:t>
      </w:r>
    </w:p>
    <w:p w14:paraId="0D47AE44" w14:textId="3AA64150" w:rsidR="007F19EE" w:rsidRPr="008B754C" w:rsidRDefault="007F19EE" w:rsidP="007F19EE">
      <w:pPr>
        <w:pStyle w:val="CETBodytext"/>
        <w:rPr>
          <w:lang w:val="en-GB"/>
        </w:rPr>
      </w:pPr>
      <w:r w:rsidRPr="008B754C">
        <w:rPr>
          <w:lang w:val="en-GB"/>
        </w:rPr>
        <w:t xml:space="preserve">Figure </w:t>
      </w:r>
      <w:r w:rsidR="000F3B95" w:rsidRPr="008B754C">
        <w:rPr>
          <w:lang w:val="en-GB"/>
        </w:rPr>
        <w:t>3</w:t>
      </w:r>
      <w:r w:rsidRPr="008B754C">
        <w:rPr>
          <w:lang w:val="en-GB"/>
        </w:rPr>
        <w:t xml:space="preserve"> shows the dataset created. The dataset contains six columns, which are: </w:t>
      </w:r>
    </w:p>
    <w:p w14:paraId="11F51D7B" w14:textId="77777777" w:rsidR="007F19EE" w:rsidRPr="008B754C" w:rsidRDefault="007F19EE" w:rsidP="007F19EE">
      <w:pPr>
        <w:pStyle w:val="CETBodytext"/>
        <w:numPr>
          <w:ilvl w:val="0"/>
          <w:numId w:val="24"/>
        </w:numPr>
        <w:rPr>
          <w:lang w:val="en-GB"/>
        </w:rPr>
      </w:pPr>
      <w:r w:rsidRPr="008B754C">
        <w:rPr>
          <w:lang w:val="en-GB"/>
        </w:rPr>
        <w:t xml:space="preserve">Source – source of the package </w:t>
      </w:r>
    </w:p>
    <w:p w14:paraId="0378A2B2" w14:textId="77777777" w:rsidR="007F19EE" w:rsidRPr="008B754C" w:rsidRDefault="007F19EE" w:rsidP="007F19EE">
      <w:pPr>
        <w:pStyle w:val="CETBodytext"/>
        <w:numPr>
          <w:ilvl w:val="0"/>
          <w:numId w:val="24"/>
        </w:numPr>
        <w:rPr>
          <w:lang w:val="en-GB"/>
        </w:rPr>
      </w:pPr>
      <w:r w:rsidRPr="008B754C">
        <w:rPr>
          <w:lang w:val="en-GB"/>
        </w:rPr>
        <w:t>Destination – destination of the package</w:t>
      </w:r>
    </w:p>
    <w:p w14:paraId="4606442E" w14:textId="77777777" w:rsidR="007F19EE" w:rsidRPr="008B754C" w:rsidRDefault="007F19EE" w:rsidP="007F19EE">
      <w:pPr>
        <w:pStyle w:val="CETBodytext"/>
        <w:numPr>
          <w:ilvl w:val="0"/>
          <w:numId w:val="24"/>
        </w:numPr>
        <w:rPr>
          <w:lang w:val="en-GB"/>
        </w:rPr>
      </w:pPr>
      <w:r w:rsidRPr="008B754C">
        <w:rPr>
          <w:lang w:val="en-GB"/>
        </w:rPr>
        <w:t>Protocol – the protocol used to send the packets.</w:t>
      </w:r>
    </w:p>
    <w:p w14:paraId="7972776B" w14:textId="77777777" w:rsidR="007F19EE" w:rsidRPr="008B754C" w:rsidRDefault="007F19EE" w:rsidP="007F19EE">
      <w:pPr>
        <w:pStyle w:val="CETBodytext"/>
        <w:numPr>
          <w:ilvl w:val="0"/>
          <w:numId w:val="24"/>
        </w:numPr>
        <w:rPr>
          <w:lang w:val="en-GB"/>
        </w:rPr>
      </w:pPr>
      <w:r w:rsidRPr="008B754C">
        <w:rPr>
          <w:lang w:val="en-GB"/>
        </w:rPr>
        <w:t>Length – length of the package</w:t>
      </w:r>
    </w:p>
    <w:p w14:paraId="375C347D" w14:textId="77777777" w:rsidR="007F19EE" w:rsidRPr="008B754C" w:rsidRDefault="007F19EE" w:rsidP="007F19EE">
      <w:pPr>
        <w:pStyle w:val="CETBodytext"/>
        <w:numPr>
          <w:ilvl w:val="0"/>
          <w:numId w:val="24"/>
        </w:numPr>
        <w:rPr>
          <w:lang w:val="en-GB"/>
        </w:rPr>
      </w:pPr>
      <w:r w:rsidRPr="008B754C">
        <w:rPr>
          <w:lang w:val="en-GB"/>
        </w:rPr>
        <w:t xml:space="preserve">Info – other information about the package. </w:t>
      </w:r>
    </w:p>
    <w:p w14:paraId="4BFB519D" w14:textId="259BF39A" w:rsidR="00B4797E" w:rsidRPr="008B754C" w:rsidRDefault="007F19EE" w:rsidP="004B5893">
      <w:pPr>
        <w:pStyle w:val="CETBodytext"/>
        <w:numPr>
          <w:ilvl w:val="0"/>
          <w:numId w:val="24"/>
        </w:numPr>
        <w:rPr>
          <w:lang w:val="en-GB"/>
        </w:rPr>
      </w:pPr>
      <w:r w:rsidRPr="008B754C">
        <w:rPr>
          <w:lang w:val="en-GB"/>
        </w:rPr>
        <w:t>IsAttack? – It shows whether the packet is an attack or not. 0 indicates no attack, while 1 indicates an attack.</w:t>
      </w:r>
    </w:p>
    <w:p w14:paraId="6F92FDC5" w14:textId="77777777" w:rsidR="00B267B4" w:rsidRPr="008B754C" w:rsidRDefault="00B267B4" w:rsidP="00B267B4">
      <w:pPr>
        <w:pStyle w:val="CETBodytext"/>
        <w:rPr>
          <w:lang w:val="en-GB"/>
        </w:rPr>
      </w:pPr>
      <w:r w:rsidRPr="008B754C">
        <w:rPr>
          <w:noProof/>
          <w:lang w:val="en-GB"/>
        </w:rPr>
        <w:drawing>
          <wp:inline distT="0" distB="0" distL="0" distR="0" wp14:anchorId="2B8C4D51" wp14:editId="2B99C677">
            <wp:extent cx="4959350" cy="1815665"/>
            <wp:effectExtent l="0" t="0" r="0" b="0"/>
            <wp:docPr id="944503701" name="Picture 94450370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03701" name="Picture 944503701" descr="A screenshot of a computer screen&#10;&#10;Description automatically generated"/>
                    <pic:cNvPicPr/>
                  </pic:nvPicPr>
                  <pic:blipFill>
                    <a:blip r:embed="rId21"/>
                    <a:stretch>
                      <a:fillRect/>
                    </a:stretch>
                  </pic:blipFill>
                  <pic:spPr>
                    <a:xfrm>
                      <a:off x="0" y="0"/>
                      <a:ext cx="5065081" cy="1854374"/>
                    </a:xfrm>
                    <a:prstGeom prst="rect">
                      <a:avLst/>
                    </a:prstGeom>
                  </pic:spPr>
                </pic:pic>
              </a:graphicData>
            </a:graphic>
          </wp:inline>
        </w:drawing>
      </w:r>
    </w:p>
    <w:p w14:paraId="751E6EC4" w14:textId="6B76C27C" w:rsidR="00B267B4" w:rsidRPr="008B754C" w:rsidRDefault="00B267B4" w:rsidP="00B267B4">
      <w:pPr>
        <w:pStyle w:val="CETCaption"/>
      </w:pPr>
      <w:r w:rsidRPr="008B754C">
        <w:t xml:space="preserve">Figure </w:t>
      </w:r>
      <w:r w:rsidR="000F3B95" w:rsidRPr="008B754C">
        <w:t>3</w:t>
      </w:r>
      <w:r w:rsidRPr="008B754C">
        <w:t>: The prepared dataset</w:t>
      </w:r>
      <w:del w:id="73" w:author="Petar Varbanov" w:date="2023-11-03T00:01:00Z">
        <w:r w:rsidRPr="008B754C" w:rsidDel="00FD17D0">
          <w:delText>.</w:delText>
        </w:r>
      </w:del>
    </w:p>
    <w:p w14:paraId="0E808897" w14:textId="77777777" w:rsidR="00787045" w:rsidRPr="00373042" w:rsidRDefault="00787045" w:rsidP="0079098F">
      <w:pPr>
        <w:pStyle w:val="CETheadingx"/>
        <w:rPr>
          <w:lang w:val="en-GB"/>
        </w:rPr>
      </w:pPr>
      <w:r w:rsidRPr="00373042">
        <w:rPr>
          <w:lang w:val="en-GB"/>
        </w:rPr>
        <w:t>Using statistical learning</w:t>
      </w:r>
    </w:p>
    <w:p w14:paraId="7404BA15" w14:textId="79C4370C" w:rsidR="00787045" w:rsidRPr="008B754C" w:rsidRDefault="00787045" w:rsidP="00787045">
      <w:pPr>
        <w:pStyle w:val="CETCaption"/>
        <w:rPr>
          <w:i w:val="0"/>
          <w:iCs/>
          <w:color w:val="FF0000"/>
        </w:rPr>
      </w:pPr>
      <w:r w:rsidRPr="008B754C">
        <w:rPr>
          <w:i w:val="0"/>
          <w:iCs/>
        </w:rPr>
        <w:t>The focus of the article is on statistical learning methods. During the investigation, various statistical algorithms were applied, such as linear regression</w:t>
      </w:r>
      <w:r w:rsidR="003A74E6" w:rsidRPr="008B754C">
        <w:rPr>
          <w:i w:val="0"/>
          <w:iCs/>
        </w:rPr>
        <w:t xml:space="preserve"> </w:t>
      </w:r>
      <w:r w:rsidR="004119D9" w:rsidRPr="008B754C">
        <w:rPr>
          <w:i w:val="0"/>
          <w:iCs/>
        </w:rPr>
        <w:t>(</w:t>
      </w:r>
      <w:r w:rsidR="00EE7748" w:rsidRPr="008B754C">
        <w:rPr>
          <w:i w:val="0"/>
          <w:iCs/>
        </w:rPr>
        <w:t>Alpaydin</w:t>
      </w:r>
      <w:r w:rsidR="004119D9" w:rsidRPr="008B754C">
        <w:rPr>
          <w:i w:val="0"/>
          <w:iCs/>
        </w:rPr>
        <w:t>, 2020)</w:t>
      </w:r>
      <w:r w:rsidRPr="008B754C">
        <w:rPr>
          <w:i w:val="0"/>
          <w:iCs/>
        </w:rPr>
        <w:t xml:space="preserve">, logistic regression </w:t>
      </w:r>
      <w:r w:rsidR="00D36FAA" w:rsidRPr="008B754C">
        <w:rPr>
          <w:i w:val="0"/>
          <w:iCs/>
        </w:rPr>
        <w:t>(</w:t>
      </w:r>
      <w:r w:rsidR="001166EA" w:rsidRPr="00373042">
        <w:rPr>
          <w:i w:val="0"/>
          <w:iCs/>
        </w:rPr>
        <w:t>Russell and Norvig, 2005</w:t>
      </w:r>
      <w:r w:rsidRPr="008B754C">
        <w:rPr>
          <w:i w:val="0"/>
          <w:iCs/>
        </w:rPr>
        <w:t>)</w:t>
      </w:r>
      <w:r w:rsidR="00E55E65" w:rsidRPr="008B754C">
        <w:rPr>
          <w:i w:val="0"/>
          <w:iCs/>
        </w:rPr>
        <w:t>,</w:t>
      </w:r>
      <w:r w:rsidRPr="008B754C">
        <w:rPr>
          <w:i w:val="0"/>
          <w:iCs/>
        </w:rPr>
        <w:t xml:space="preserve"> </w:t>
      </w:r>
      <w:del w:id="74" w:author="Petar Varbanov" w:date="2023-11-03T00:02:00Z">
        <w:r w:rsidR="001166EA" w:rsidRPr="008B754C" w:rsidDel="0053668F">
          <w:rPr>
            <w:i w:val="0"/>
            <w:iCs/>
          </w:rPr>
          <w:br/>
        </w:r>
      </w:del>
      <w:r w:rsidRPr="008B754C">
        <w:rPr>
          <w:i w:val="0"/>
          <w:iCs/>
        </w:rPr>
        <w:t>k Nearest Neighbors (kNN) (Hastie</w:t>
      </w:r>
      <w:r w:rsidR="00C86C2B" w:rsidRPr="008B754C">
        <w:rPr>
          <w:i w:val="0"/>
          <w:iCs/>
        </w:rPr>
        <w:t xml:space="preserve"> </w:t>
      </w:r>
      <w:del w:id="75" w:author="Petar Varbanov" w:date="2023-11-03T00:02:00Z">
        <w:r w:rsidR="00C86C2B" w:rsidRPr="008B754C" w:rsidDel="0053668F">
          <w:rPr>
            <w:i w:val="0"/>
            <w:iCs/>
          </w:rPr>
          <w:delText xml:space="preserve">at </w:delText>
        </w:r>
      </w:del>
      <w:ins w:id="76" w:author="Petar Varbanov" w:date="2023-11-03T00:02:00Z">
        <w:r w:rsidR="0053668F">
          <w:rPr>
            <w:i w:val="0"/>
            <w:iCs/>
          </w:rPr>
          <w:t>et</w:t>
        </w:r>
        <w:r w:rsidR="0053668F" w:rsidRPr="008B754C">
          <w:rPr>
            <w:i w:val="0"/>
            <w:iCs/>
          </w:rPr>
          <w:t xml:space="preserve"> </w:t>
        </w:r>
      </w:ins>
      <w:r w:rsidR="00C86C2B" w:rsidRPr="008B754C">
        <w:rPr>
          <w:i w:val="0"/>
          <w:iCs/>
        </w:rPr>
        <w:t>al</w:t>
      </w:r>
      <w:r w:rsidR="00C7710F" w:rsidRPr="008B754C">
        <w:rPr>
          <w:i w:val="0"/>
          <w:iCs/>
        </w:rPr>
        <w:t>.</w:t>
      </w:r>
      <w:r w:rsidR="000B2A9A" w:rsidRPr="008B754C">
        <w:rPr>
          <w:i w:val="0"/>
          <w:iCs/>
        </w:rPr>
        <w:t>,</w:t>
      </w:r>
      <w:r w:rsidRPr="008B754C">
        <w:rPr>
          <w:i w:val="0"/>
          <w:iCs/>
        </w:rPr>
        <w:t xml:space="preserve"> 2009), linear discriminant analysis (LDA) (</w:t>
      </w:r>
      <w:r w:rsidR="00B86505" w:rsidRPr="00373042">
        <w:rPr>
          <w:i w:val="0"/>
          <w:iCs/>
        </w:rPr>
        <w:t>Ghojogh</w:t>
      </w:r>
      <w:r w:rsidR="003832E7" w:rsidRPr="00373042">
        <w:rPr>
          <w:i w:val="0"/>
          <w:iCs/>
        </w:rPr>
        <w:t xml:space="preserve"> and</w:t>
      </w:r>
      <w:r w:rsidR="00B86505" w:rsidRPr="00373042">
        <w:rPr>
          <w:i w:val="0"/>
          <w:iCs/>
        </w:rPr>
        <w:t xml:space="preserve"> Crowley</w:t>
      </w:r>
      <w:r w:rsidR="003832E7" w:rsidRPr="00373042">
        <w:rPr>
          <w:i w:val="0"/>
          <w:iCs/>
        </w:rPr>
        <w:t>,</w:t>
      </w:r>
      <w:r w:rsidR="00B86505" w:rsidRPr="00373042">
        <w:rPr>
          <w:i w:val="0"/>
          <w:iCs/>
        </w:rPr>
        <w:t xml:space="preserve"> 2019</w:t>
      </w:r>
      <w:r w:rsidR="00070C83" w:rsidRPr="00373042">
        <w:rPr>
          <w:i w:val="0"/>
          <w:iCs/>
        </w:rPr>
        <w:t>)</w:t>
      </w:r>
      <w:r w:rsidRPr="008B754C">
        <w:rPr>
          <w:i w:val="0"/>
          <w:iCs/>
        </w:rPr>
        <w:t>, quadratic discriminant analysis (QDA) (</w:t>
      </w:r>
      <w:r w:rsidR="008E4F55" w:rsidRPr="00373042">
        <w:rPr>
          <w:i w:val="0"/>
          <w:iCs/>
        </w:rPr>
        <w:t>Ghojogh and Crowley, 2019</w:t>
      </w:r>
      <w:r w:rsidR="00C43490" w:rsidRPr="008B754C">
        <w:rPr>
          <w:i w:val="0"/>
          <w:iCs/>
        </w:rPr>
        <w:t>)</w:t>
      </w:r>
      <w:r w:rsidRPr="008B754C">
        <w:rPr>
          <w:i w:val="0"/>
          <w:iCs/>
        </w:rPr>
        <w:t>, support vector machines (SVC)</w:t>
      </w:r>
      <w:r w:rsidR="00FF7F01" w:rsidRPr="008B754C">
        <w:rPr>
          <w:i w:val="0"/>
          <w:iCs/>
        </w:rPr>
        <w:t xml:space="preserve"> (</w:t>
      </w:r>
      <w:r w:rsidR="00651ED8" w:rsidRPr="00373042">
        <w:rPr>
          <w:i w:val="0"/>
          <w:iCs/>
        </w:rPr>
        <w:t>Siegelmann</w:t>
      </w:r>
      <w:r w:rsidR="0084758D" w:rsidRPr="00373042">
        <w:rPr>
          <w:i w:val="0"/>
          <w:iCs/>
        </w:rPr>
        <w:t xml:space="preserve"> and Vapnik, </w:t>
      </w:r>
      <w:r w:rsidR="00D1032F" w:rsidRPr="00373042">
        <w:rPr>
          <w:i w:val="0"/>
          <w:iCs/>
        </w:rPr>
        <w:t>2001</w:t>
      </w:r>
      <w:r w:rsidR="00FF7F01" w:rsidRPr="008B754C">
        <w:rPr>
          <w:i w:val="0"/>
          <w:iCs/>
        </w:rPr>
        <w:t>)</w:t>
      </w:r>
      <w:r w:rsidRPr="008B754C">
        <w:rPr>
          <w:i w:val="0"/>
          <w:iCs/>
        </w:rPr>
        <w:t>, naive Bayes (</w:t>
      </w:r>
      <w:ins w:id="77" w:author="Zoltan Dobrady" w:date="2023-11-11T18:00:00Z">
        <w:r w:rsidR="00D27B57">
          <w:rPr>
            <w:i w:val="0"/>
            <w:iCs/>
          </w:rPr>
          <w:t>Duda</w:t>
        </w:r>
      </w:ins>
      <w:del w:id="78" w:author="Zoltan Dobrady" w:date="2023-11-11T18:00:00Z">
        <w:r w:rsidR="009018F9" w:rsidRPr="00373042" w:rsidDel="00D27B57">
          <w:rPr>
            <w:i w:val="0"/>
            <w:iCs/>
          </w:rPr>
          <w:delText>Stork</w:delText>
        </w:r>
      </w:del>
      <w:r w:rsidR="009018F9" w:rsidRPr="00373042">
        <w:rPr>
          <w:i w:val="0"/>
          <w:iCs/>
        </w:rPr>
        <w:t xml:space="preserve"> </w:t>
      </w:r>
      <w:r w:rsidRPr="008B754C">
        <w:rPr>
          <w:i w:val="0"/>
          <w:iCs/>
        </w:rPr>
        <w:t xml:space="preserve">, 2001), and random </w:t>
      </w:r>
      <w:r w:rsidR="00F010C1" w:rsidRPr="008B754C">
        <w:rPr>
          <w:i w:val="0"/>
          <w:iCs/>
        </w:rPr>
        <w:t>forest (</w:t>
      </w:r>
      <w:r w:rsidR="00CC2F56" w:rsidRPr="008B754C">
        <w:rPr>
          <w:i w:val="0"/>
          <w:iCs/>
        </w:rPr>
        <w:t>Breiman, Cutler,</w:t>
      </w:r>
      <w:r w:rsidR="00C62279" w:rsidRPr="008B754C">
        <w:rPr>
          <w:i w:val="0"/>
          <w:iCs/>
        </w:rPr>
        <w:t xml:space="preserve"> 200</w:t>
      </w:r>
      <w:r w:rsidR="003976EE" w:rsidRPr="008B754C">
        <w:rPr>
          <w:i w:val="0"/>
          <w:iCs/>
        </w:rPr>
        <w:t>1</w:t>
      </w:r>
      <w:r w:rsidR="0041645C" w:rsidRPr="008B754C">
        <w:rPr>
          <w:i w:val="0"/>
          <w:iCs/>
        </w:rPr>
        <w:t>)</w:t>
      </w:r>
      <w:r w:rsidRPr="008B754C">
        <w:rPr>
          <w:i w:val="0"/>
          <w:iCs/>
        </w:rPr>
        <w:t>.</w:t>
      </w:r>
    </w:p>
    <w:p w14:paraId="4A7234EF" w14:textId="77777777" w:rsidR="001A78F5" w:rsidRPr="00373042" w:rsidRDefault="001A78F5" w:rsidP="0079098F">
      <w:pPr>
        <w:pStyle w:val="CETheadingx"/>
        <w:rPr>
          <w:lang w:val="en-GB"/>
        </w:rPr>
      </w:pPr>
      <w:r w:rsidRPr="00373042">
        <w:rPr>
          <w:lang w:val="en-GB"/>
        </w:rPr>
        <w:t>Natural Language Processing</w:t>
      </w:r>
    </w:p>
    <w:p w14:paraId="1A6590D7" w14:textId="77777777" w:rsidR="001A78F5" w:rsidRPr="008B754C" w:rsidRDefault="001A78F5" w:rsidP="001A78F5">
      <w:pPr>
        <w:pStyle w:val="CETBodytext"/>
        <w:rPr>
          <w:lang w:val="en-GB" w:eastAsia="de-DE"/>
        </w:rPr>
      </w:pPr>
      <w:r w:rsidRPr="008B754C">
        <w:rPr>
          <w:lang w:val="en-GB" w:eastAsia="de-DE"/>
        </w:rPr>
        <w:t>After the statistical-based machine learning, we switched to a different approach, where we employed deep learning techniques. Among these techniques, we utilized a language model, which posed several challenges, one of which was the artificially generated dataset was not always suitable for training such models. As a result, we decided to use the same data as during the statistical learning.</w:t>
      </w:r>
    </w:p>
    <w:p w14:paraId="45723DAE" w14:textId="0948DEC1" w:rsidR="001A78F5" w:rsidRDefault="001A78F5" w:rsidP="001A78F5">
      <w:pPr>
        <w:pStyle w:val="CETBodytext"/>
        <w:rPr>
          <w:ins w:id="79" w:author="Zoltan Dobrady" w:date="2023-11-11T19:10:00Z"/>
          <w:lang w:val="en-GB" w:eastAsia="de-DE"/>
        </w:rPr>
      </w:pPr>
      <w:r w:rsidRPr="008B754C">
        <w:rPr>
          <w:lang w:val="en-GB" w:eastAsia="de-DE"/>
        </w:rPr>
        <w:t>To achieve this, we applied two different language learning models: the Long Short-Term Memory (LSTM) model (</w:t>
      </w:r>
      <w:r w:rsidR="0048395A" w:rsidRPr="008B754C">
        <w:rPr>
          <w:lang w:val="en-GB" w:eastAsia="de-DE"/>
        </w:rPr>
        <w:t>Bayer</w:t>
      </w:r>
      <w:r w:rsidRPr="008B754C">
        <w:rPr>
          <w:lang w:val="en-GB" w:eastAsia="de-DE"/>
        </w:rPr>
        <w:t xml:space="preserve">, 2015) and the 1D Convolutional model. We prepared the dataset by combining the 'Source IP', 'Destination IP', 'Protocol', and 'Length' attributes into a single string and labelled the rows to indicate whether they were considered attacks or not. The newly created dataset consists of two columns: one containing the mentioned attributes ('data'), and the other indicating whether the corresponding row is an attack or not ('IsAttack?'). The structure of the finalized dataset is shown in Table </w:t>
      </w:r>
      <w:r w:rsidR="00294732" w:rsidRPr="008B754C">
        <w:rPr>
          <w:lang w:val="en-GB" w:eastAsia="de-DE"/>
        </w:rPr>
        <w:t>1</w:t>
      </w:r>
      <w:r w:rsidRPr="008B754C">
        <w:rPr>
          <w:lang w:val="en-GB" w:eastAsia="de-DE"/>
        </w:rPr>
        <w:t>.</w:t>
      </w:r>
    </w:p>
    <w:p w14:paraId="23B5A25B" w14:textId="77777777" w:rsidR="00680213" w:rsidRPr="008B754C" w:rsidDel="00500FEC" w:rsidRDefault="00680213" w:rsidP="001A78F5">
      <w:pPr>
        <w:pStyle w:val="CETBodytext"/>
        <w:rPr>
          <w:del w:id="80" w:author="Zoltan Dobrady" w:date="2023-11-11T20:56:00Z"/>
          <w:lang w:val="en-GB" w:eastAsia="de-DE"/>
        </w:rPr>
      </w:pPr>
    </w:p>
    <w:p w14:paraId="0C676A8D" w14:textId="480E6C3F" w:rsidR="00563AD9" w:rsidRPr="008B754C" w:rsidRDefault="001A78F5" w:rsidP="001A78F5">
      <w:pPr>
        <w:pStyle w:val="CETTabletitle"/>
        <w:rPr>
          <w:lang w:eastAsia="de-DE"/>
        </w:rPr>
      </w:pPr>
      <w:r w:rsidRPr="008B754C">
        <w:rPr>
          <w:lang w:eastAsia="de-DE"/>
        </w:rPr>
        <w:t xml:space="preserve">Table </w:t>
      </w:r>
      <w:r w:rsidR="00294732" w:rsidRPr="008B754C">
        <w:rPr>
          <w:lang w:eastAsia="de-DE"/>
        </w:rPr>
        <w:t>1</w:t>
      </w:r>
      <w:r w:rsidRPr="008B754C">
        <w:rPr>
          <w:lang w:eastAsia="de-DE"/>
        </w:rPr>
        <w:t xml:space="preserve">: The </w:t>
      </w:r>
      <w:commentRangeStart w:id="81"/>
      <w:r w:rsidRPr="008B754C">
        <w:rPr>
          <w:lang w:eastAsia="de-DE"/>
        </w:rPr>
        <w:t>new</w:t>
      </w:r>
      <w:commentRangeEnd w:id="81"/>
      <w:r w:rsidR="0053668F">
        <w:rPr>
          <w:rStyle w:val="Jegyzethivatkozs"/>
          <w:i w:val="0"/>
        </w:rPr>
        <w:commentReference w:id="81"/>
      </w:r>
      <w:r w:rsidRPr="008B754C">
        <w:rPr>
          <w:lang w:eastAsia="de-DE"/>
        </w:rPr>
        <w:t xml:space="preserve"> dataset</w:t>
      </w:r>
    </w:p>
    <w:tbl>
      <w:tblPr>
        <w:tblW w:w="0" w:type="auto"/>
        <w:tblBorders>
          <w:top w:val="single" w:sz="12" w:space="0" w:color="008000"/>
          <w:bottom w:val="single" w:sz="12" w:space="0" w:color="008000"/>
        </w:tblBorders>
        <w:shd w:val="clear" w:color="auto" w:fill="FFFFFF"/>
        <w:tblLayout w:type="fixed"/>
        <w:tblCellMar>
          <w:left w:w="0" w:type="dxa"/>
          <w:right w:w="0" w:type="dxa"/>
        </w:tblCellMar>
        <w:tblLook w:val="00A0" w:firstRow="1" w:lastRow="0" w:firstColumn="1" w:lastColumn="0" w:noHBand="0" w:noVBand="0"/>
      </w:tblPr>
      <w:tblGrid>
        <w:gridCol w:w="1560"/>
        <w:gridCol w:w="1559"/>
        <w:gridCol w:w="850"/>
        <w:gridCol w:w="851"/>
        <w:gridCol w:w="2126"/>
      </w:tblGrid>
      <w:tr w:rsidR="00D656B6" w:rsidRPr="008B754C" w14:paraId="29E8F57A" w14:textId="77777777" w:rsidTr="00E64793">
        <w:trPr>
          <w:trHeight w:val="243"/>
        </w:trPr>
        <w:tc>
          <w:tcPr>
            <w:tcW w:w="4820" w:type="dxa"/>
            <w:gridSpan w:val="4"/>
            <w:tcBorders>
              <w:top w:val="single" w:sz="12" w:space="0" w:color="008000"/>
              <w:bottom w:val="nil"/>
            </w:tcBorders>
            <w:shd w:val="clear" w:color="auto" w:fill="FFFFFF"/>
          </w:tcPr>
          <w:p w14:paraId="641C9330" w14:textId="739E7B4E" w:rsidR="00D656B6" w:rsidRPr="008B754C" w:rsidRDefault="000E67A0" w:rsidP="00B748AA">
            <w:pPr>
              <w:pStyle w:val="CETBodytext"/>
              <w:jc w:val="left"/>
              <w:rPr>
                <w:lang w:val="en-GB"/>
              </w:rPr>
            </w:pPr>
            <w:r w:rsidRPr="008B754C">
              <w:rPr>
                <w:lang w:val="en-GB"/>
              </w:rPr>
              <w:t>D</w:t>
            </w:r>
            <w:r w:rsidR="00D656B6" w:rsidRPr="008B754C">
              <w:rPr>
                <w:lang w:val="en-GB"/>
              </w:rPr>
              <w:t>ata</w:t>
            </w:r>
          </w:p>
        </w:tc>
        <w:tc>
          <w:tcPr>
            <w:tcW w:w="2126" w:type="dxa"/>
            <w:tcBorders>
              <w:top w:val="single" w:sz="12" w:space="0" w:color="008000"/>
            </w:tcBorders>
            <w:shd w:val="clear" w:color="auto" w:fill="FFFFFF"/>
          </w:tcPr>
          <w:p w14:paraId="6B11EE1E" w14:textId="046346E9" w:rsidR="00D656B6" w:rsidRPr="008B754C" w:rsidRDefault="00D656B6" w:rsidP="00B748AA">
            <w:pPr>
              <w:pStyle w:val="CETBodytext"/>
              <w:ind w:right="-1"/>
              <w:jc w:val="left"/>
              <w:rPr>
                <w:rFonts w:cs="Arial"/>
                <w:szCs w:val="18"/>
                <w:lang w:val="en-GB"/>
              </w:rPr>
            </w:pPr>
            <w:r w:rsidRPr="008B754C">
              <w:rPr>
                <w:rFonts w:cs="Arial"/>
                <w:szCs w:val="18"/>
                <w:lang w:val="en-GB"/>
              </w:rPr>
              <w:t>IsAttack?</w:t>
            </w:r>
          </w:p>
        </w:tc>
      </w:tr>
      <w:tr w:rsidR="00D41D14" w:rsidRPr="008B754C" w14:paraId="180697B3" w14:textId="77777777" w:rsidTr="00E64793">
        <w:trPr>
          <w:trHeight w:val="242"/>
        </w:trPr>
        <w:tc>
          <w:tcPr>
            <w:tcW w:w="1560" w:type="dxa"/>
            <w:tcBorders>
              <w:top w:val="nil"/>
              <w:bottom w:val="single" w:sz="6" w:space="0" w:color="008000"/>
            </w:tcBorders>
            <w:shd w:val="clear" w:color="auto" w:fill="FFFFFF"/>
          </w:tcPr>
          <w:p w14:paraId="083B4560" w14:textId="7A597050" w:rsidR="00D41D14" w:rsidRPr="008B754C" w:rsidRDefault="00D41D14" w:rsidP="00B748AA">
            <w:pPr>
              <w:pStyle w:val="CETBodytext"/>
              <w:jc w:val="left"/>
              <w:rPr>
                <w:lang w:val="en-GB"/>
              </w:rPr>
            </w:pPr>
            <w:r w:rsidRPr="008B754C">
              <w:rPr>
                <w:lang w:val="en-GB"/>
              </w:rPr>
              <w:t>Source IP</w:t>
            </w:r>
          </w:p>
        </w:tc>
        <w:tc>
          <w:tcPr>
            <w:tcW w:w="1559" w:type="dxa"/>
            <w:tcBorders>
              <w:top w:val="nil"/>
              <w:bottom w:val="single" w:sz="6" w:space="0" w:color="008000"/>
            </w:tcBorders>
            <w:shd w:val="clear" w:color="auto" w:fill="FFFFFF"/>
          </w:tcPr>
          <w:p w14:paraId="64E12E8B" w14:textId="67F72A03" w:rsidR="00D41D14" w:rsidRPr="008B754C" w:rsidRDefault="00D41D14" w:rsidP="00B748AA">
            <w:pPr>
              <w:pStyle w:val="CETBodytext"/>
              <w:jc w:val="left"/>
              <w:rPr>
                <w:lang w:val="en-GB"/>
              </w:rPr>
            </w:pPr>
            <w:r w:rsidRPr="008B754C">
              <w:rPr>
                <w:lang w:val="en-GB"/>
              </w:rPr>
              <w:t>Destination IP</w:t>
            </w:r>
          </w:p>
        </w:tc>
        <w:tc>
          <w:tcPr>
            <w:tcW w:w="850" w:type="dxa"/>
            <w:tcBorders>
              <w:top w:val="nil"/>
              <w:bottom w:val="single" w:sz="6" w:space="0" w:color="008000"/>
            </w:tcBorders>
            <w:shd w:val="clear" w:color="auto" w:fill="FFFFFF"/>
          </w:tcPr>
          <w:p w14:paraId="2DC36CF4" w14:textId="3FD182A2" w:rsidR="00D41D14" w:rsidRPr="008B754C" w:rsidRDefault="00D656B6" w:rsidP="00B748AA">
            <w:pPr>
              <w:pStyle w:val="CETBodytext"/>
              <w:jc w:val="left"/>
              <w:rPr>
                <w:lang w:val="en-GB"/>
              </w:rPr>
            </w:pPr>
            <w:r w:rsidRPr="008B754C">
              <w:rPr>
                <w:lang w:val="en-GB"/>
              </w:rPr>
              <w:t>Protocol</w:t>
            </w:r>
          </w:p>
        </w:tc>
        <w:tc>
          <w:tcPr>
            <w:tcW w:w="851" w:type="dxa"/>
            <w:tcBorders>
              <w:top w:val="nil"/>
              <w:bottom w:val="single" w:sz="6" w:space="0" w:color="008000"/>
            </w:tcBorders>
            <w:shd w:val="clear" w:color="auto" w:fill="FFFFFF"/>
          </w:tcPr>
          <w:p w14:paraId="5F018E19" w14:textId="2E0D20F7" w:rsidR="00D41D14" w:rsidRPr="008B754C" w:rsidRDefault="00D656B6" w:rsidP="00B748AA">
            <w:pPr>
              <w:pStyle w:val="CETBodytext"/>
              <w:jc w:val="left"/>
              <w:rPr>
                <w:lang w:val="en-GB"/>
              </w:rPr>
            </w:pPr>
            <w:r w:rsidRPr="008B754C">
              <w:rPr>
                <w:lang w:val="en-GB"/>
              </w:rPr>
              <w:t>Length</w:t>
            </w:r>
          </w:p>
        </w:tc>
        <w:tc>
          <w:tcPr>
            <w:tcW w:w="2126" w:type="dxa"/>
            <w:tcBorders>
              <w:bottom w:val="single" w:sz="6" w:space="0" w:color="008000"/>
            </w:tcBorders>
            <w:shd w:val="clear" w:color="auto" w:fill="FFFFFF"/>
          </w:tcPr>
          <w:p w14:paraId="59B536DD" w14:textId="6FA417CE" w:rsidR="00D41D14" w:rsidRPr="008B754C" w:rsidRDefault="000E67A0" w:rsidP="00B748AA">
            <w:pPr>
              <w:pStyle w:val="CETBodytext"/>
              <w:ind w:right="-1"/>
              <w:jc w:val="left"/>
              <w:rPr>
                <w:rFonts w:cs="Arial"/>
                <w:szCs w:val="18"/>
                <w:lang w:val="en-GB"/>
              </w:rPr>
            </w:pPr>
            <w:r w:rsidRPr="008B754C">
              <w:rPr>
                <w:rFonts w:cs="Arial"/>
                <w:szCs w:val="18"/>
                <w:lang w:val="en-GB"/>
              </w:rPr>
              <w:t>(0 = No attack,1 = Attack)</w:t>
            </w:r>
          </w:p>
        </w:tc>
      </w:tr>
      <w:tr w:rsidR="006204BB" w:rsidRPr="008B754C" w14:paraId="7421E61E" w14:textId="77777777" w:rsidTr="00E64793">
        <w:trPr>
          <w:trHeight w:val="36"/>
        </w:trPr>
        <w:tc>
          <w:tcPr>
            <w:tcW w:w="1560" w:type="dxa"/>
            <w:shd w:val="clear" w:color="auto" w:fill="FFFFFF"/>
          </w:tcPr>
          <w:p w14:paraId="2782B2BA" w14:textId="7FE1B3A8" w:rsidR="006204BB" w:rsidRPr="008B754C" w:rsidRDefault="006204BB" w:rsidP="00955C86">
            <w:pPr>
              <w:pStyle w:val="CETBodytext"/>
              <w:rPr>
                <w:lang w:val="en-GB"/>
              </w:rPr>
            </w:pPr>
            <w:r w:rsidRPr="008B754C">
              <w:rPr>
                <w:lang w:val="en-GB"/>
              </w:rPr>
              <w:t xml:space="preserve">210.11.140.185 </w:t>
            </w:r>
          </w:p>
        </w:tc>
        <w:tc>
          <w:tcPr>
            <w:tcW w:w="1559" w:type="dxa"/>
            <w:shd w:val="clear" w:color="auto" w:fill="FFFFFF"/>
          </w:tcPr>
          <w:p w14:paraId="5C0F61C2" w14:textId="67DD8A19" w:rsidR="006204BB" w:rsidRPr="008B754C" w:rsidRDefault="006204BB" w:rsidP="00955C86">
            <w:pPr>
              <w:pStyle w:val="CETBodytext"/>
              <w:rPr>
                <w:lang w:val="en-GB"/>
              </w:rPr>
            </w:pPr>
            <w:r w:rsidRPr="008B754C">
              <w:rPr>
                <w:lang w:val="en-GB"/>
              </w:rPr>
              <w:t>192.168.56.113</w:t>
            </w:r>
          </w:p>
        </w:tc>
        <w:tc>
          <w:tcPr>
            <w:tcW w:w="850" w:type="dxa"/>
            <w:shd w:val="clear" w:color="auto" w:fill="FFFFFF"/>
          </w:tcPr>
          <w:p w14:paraId="552647A9" w14:textId="6507A47C" w:rsidR="006204BB" w:rsidRPr="008B754C" w:rsidRDefault="006204BB" w:rsidP="00955C86">
            <w:pPr>
              <w:pStyle w:val="CETBodytext"/>
              <w:rPr>
                <w:lang w:val="en-GB"/>
              </w:rPr>
            </w:pPr>
            <w:r w:rsidRPr="008B754C">
              <w:rPr>
                <w:lang w:val="en-GB"/>
              </w:rPr>
              <w:t>TCP</w:t>
            </w:r>
          </w:p>
        </w:tc>
        <w:tc>
          <w:tcPr>
            <w:tcW w:w="851" w:type="dxa"/>
            <w:shd w:val="clear" w:color="auto" w:fill="FFFFFF"/>
          </w:tcPr>
          <w:p w14:paraId="691E1778" w14:textId="32D8A3BB" w:rsidR="006204BB" w:rsidRPr="008B754C" w:rsidRDefault="006204BB" w:rsidP="00955C86">
            <w:pPr>
              <w:pStyle w:val="CETBodytext"/>
              <w:rPr>
                <w:lang w:val="en-GB"/>
              </w:rPr>
            </w:pPr>
            <w:r w:rsidRPr="008B754C">
              <w:rPr>
                <w:lang w:val="en-GB"/>
              </w:rPr>
              <w:t>54</w:t>
            </w:r>
          </w:p>
        </w:tc>
        <w:tc>
          <w:tcPr>
            <w:tcW w:w="2126" w:type="dxa"/>
            <w:shd w:val="clear" w:color="auto" w:fill="FFFFFF"/>
          </w:tcPr>
          <w:p w14:paraId="427741BE" w14:textId="77777777" w:rsidR="006204BB" w:rsidRPr="008B754C" w:rsidRDefault="006204BB" w:rsidP="007C1156">
            <w:pPr>
              <w:pStyle w:val="CETBodytext"/>
              <w:ind w:right="-1"/>
              <w:jc w:val="left"/>
              <w:rPr>
                <w:rFonts w:cs="Arial"/>
                <w:szCs w:val="18"/>
                <w:lang w:val="en-GB"/>
              </w:rPr>
            </w:pPr>
            <w:r w:rsidRPr="008B754C">
              <w:rPr>
                <w:rFonts w:cs="Arial"/>
                <w:szCs w:val="18"/>
                <w:lang w:val="en-GB"/>
              </w:rPr>
              <w:t>1</w:t>
            </w:r>
          </w:p>
        </w:tc>
      </w:tr>
      <w:tr w:rsidR="007E7A48" w:rsidRPr="008B754C" w14:paraId="3101615A" w14:textId="77777777" w:rsidTr="00E64793">
        <w:trPr>
          <w:trHeight w:val="32"/>
        </w:trPr>
        <w:tc>
          <w:tcPr>
            <w:tcW w:w="1560" w:type="dxa"/>
            <w:shd w:val="clear" w:color="auto" w:fill="FFFFFF"/>
          </w:tcPr>
          <w:p w14:paraId="0C4AB11E" w14:textId="04419375" w:rsidR="007E7A48" w:rsidRPr="008B754C" w:rsidRDefault="007E7A48" w:rsidP="007E7A48">
            <w:pPr>
              <w:pStyle w:val="CETBodytext"/>
              <w:rPr>
                <w:lang w:val="en-GB"/>
              </w:rPr>
            </w:pPr>
            <w:r w:rsidRPr="008B754C">
              <w:rPr>
                <w:rFonts w:cs="Arial"/>
                <w:szCs w:val="18"/>
                <w:lang w:val="en-GB"/>
              </w:rPr>
              <w:t>14.221.153.215</w:t>
            </w:r>
          </w:p>
        </w:tc>
        <w:tc>
          <w:tcPr>
            <w:tcW w:w="1559" w:type="dxa"/>
            <w:shd w:val="clear" w:color="auto" w:fill="FFFFFF"/>
          </w:tcPr>
          <w:p w14:paraId="28797449" w14:textId="15102FC0" w:rsidR="007E7A48" w:rsidRPr="008B754C" w:rsidRDefault="007E7A48" w:rsidP="007E7A48">
            <w:pPr>
              <w:pStyle w:val="CETBodytext"/>
              <w:rPr>
                <w:lang w:val="en-GB"/>
              </w:rPr>
            </w:pPr>
            <w:r w:rsidRPr="008B754C">
              <w:rPr>
                <w:lang w:val="en-GB"/>
              </w:rPr>
              <w:t>192.168.56.113</w:t>
            </w:r>
          </w:p>
        </w:tc>
        <w:tc>
          <w:tcPr>
            <w:tcW w:w="850" w:type="dxa"/>
            <w:shd w:val="clear" w:color="auto" w:fill="FFFFFF"/>
          </w:tcPr>
          <w:p w14:paraId="566EEAB0" w14:textId="29049D29" w:rsidR="007E7A48" w:rsidRPr="008B754C" w:rsidRDefault="007E7A48" w:rsidP="007E7A48">
            <w:pPr>
              <w:pStyle w:val="CETBodytext"/>
              <w:rPr>
                <w:lang w:val="en-GB"/>
              </w:rPr>
            </w:pPr>
            <w:r w:rsidRPr="008B754C">
              <w:rPr>
                <w:lang w:val="en-GB"/>
              </w:rPr>
              <w:t>TCP</w:t>
            </w:r>
          </w:p>
        </w:tc>
        <w:tc>
          <w:tcPr>
            <w:tcW w:w="851" w:type="dxa"/>
            <w:shd w:val="clear" w:color="auto" w:fill="FFFFFF"/>
          </w:tcPr>
          <w:p w14:paraId="48AE614A" w14:textId="310E0184" w:rsidR="007E7A48" w:rsidRPr="008B754C" w:rsidRDefault="007E7A48" w:rsidP="007E7A48">
            <w:pPr>
              <w:pStyle w:val="CETBodytext"/>
              <w:rPr>
                <w:lang w:val="en-GB"/>
              </w:rPr>
            </w:pPr>
            <w:r w:rsidRPr="008B754C">
              <w:rPr>
                <w:lang w:val="en-GB"/>
              </w:rPr>
              <w:t>54</w:t>
            </w:r>
          </w:p>
        </w:tc>
        <w:tc>
          <w:tcPr>
            <w:tcW w:w="2126" w:type="dxa"/>
            <w:shd w:val="clear" w:color="auto" w:fill="FFFFFF"/>
          </w:tcPr>
          <w:p w14:paraId="64D741BA" w14:textId="67C23154" w:rsidR="007E7A48" w:rsidRPr="008B754C" w:rsidRDefault="007E7A48" w:rsidP="007C1156">
            <w:pPr>
              <w:pStyle w:val="CETBodytext"/>
              <w:ind w:right="-1"/>
              <w:jc w:val="left"/>
              <w:rPr>
                <w:rFonts w:cs="Arial"/>
                <w:szCs w:val="18"/>
                <w:lang w:val="en-GB"/>
              </w:rPr>
            </w:pPr>
            <w:r w:rsidRPr="008B754C">
              <w:rPr>
                <w:rFonts w:cs="Arial"/>
                <w:szCs w:val="18"/>
                <w:lang w:val="en-GB"/>
              </w:rPr>
              <w:t>1</w:t>
            </w:r>
          </w:p>
        </w:tc>
      </w:tr>
      <w:tr w:rsidR="007E7A48" w:rsidRPr="008B754C" w14:paraId="5CC6B141" w14:textId="77777777" w:rsidTr="00E64793">
        <w:trPr>
          <w:trHeight w:val="32"/>
        </w:trPr>
        <w:tc>
          <w:tcPr>
            <w:tcW w:w="1560" w:type="dxa"/>
            <w:shd w:val="clear" w:color="auto" w:fill="FFFFFF"/>
          </w:tcPr>
          <w:p w14:paraId="0B08E5B6" w14:textId="5731DCDA" w:rsidR="007E7A48" w:rsidRPr="008B754C" w:rsidRDefault="007E7A48" w:rsidP="007E7A48">
            <w:pPr>
              <w:pStyle w:val="CETBodytext"/>
              <w:rPr>
                <w:lang w:val="en-GB"/>
              </w:rPr>
            </w:pPr>
            <w:r w:rsidRPr="008B754C">
              <w:rPr>
                <w:rFonts w:cs="Arial"/>
                <w:szCs w:val="18"/>
                <w:lang w:val="en-GB"/>
              </w:rPr>
              <w:t>176.137.215.247</w:t>
            </w:r>
          </w:p>
        </w:tc>
        <w:tc>
          <w:tcPr>
            <w:tcW w:w="1559" w:type="dxa"/>
            <w:shd w:val="clear" w:color="auto" w:fill="FFFFFF"/>
          </w:tcPr>
          <w:p w14:paraId="6F613D2C" w14:textId="05B39377" w:rsidR="007E7A48" w:rsidRPr="008B754C" w:rsidRDefault="007E7A48" w:rsidP="007E7A48">
            <w:pPr>
              <w:pStyle w:val="CETBodytext"/>
              <w:rPr>
                <w:lang w:val="en-GB"/>
              </w:rPr>
            </w:pPr>
            <w:r w:rsidRPr="008B754C">
              <w:rPr>
                <w:lang w:val="en-GB"/>
              </w:rPr>
              <w:t>192.168.56.113</w:t>
            </w:r>
          </w:p>
        </w:tc>
        <w:tc>
          <w:tcPr>
            <w:tcW w:w="850" w:type="dxa"/>
            <w:shd w:val="clear" w:color="auto" w:fill="FFFFFF"/>
          </w:tcPr>
          <w:p w14:paraId="0074BAD2" w14:textId="552CFCE5" w:rsidR="007E7A48" w:rsidRPr="008B754C" w:rsidRDefault="007E7A48" w:rsidP="007E7A48">
            <w:pPr>
              <w:pStyle w:val="CETBodytext"/>
              <w:rPr>
                <w:lang w:val="en-GB"/>
              </w:rPr>
            </w:pPr>
            <w:r w:rsidRPr="008B754C">
              <w:rPr>
                <w:lang w:val="en-GB"/>
              </w:rPr>
              <w:t>TCP</w:t>
            </w:r>
          </w:p>
        </w:tc>
        <w:tc>
          <w:tcPr>
            <w:tcW w:w="851" w:type="dxa"/>
            <w:shd w:val="clear" w:color="auto" w:fill="FFFFFF"/>
          </w:tcPr>
          <w:p w14:paraId="1D0078F0" w14:textId="39EEADAA" w:rsidR="007E7A48" w:rsidRPr="008B754C" w:rsidRDefault="007E7A48" w:rsidP="007E7A48">
            <w:pPr>
              <w:pStyle w:val="CETBodytext"/>
              <w:rPr>
                <w:lang w:val="en-GB"/>
              </w:rPr>
            </w:pPr>
            <w:r w:rsidRPr="008B754C">
              <w:rPr>
                <w:lang w:val="en-GB"/>
              </w:rPr>
              <w:t>54</w:t>
            </w:r>
          </w:p>
        </w:tc>
        <w:tc>
          <w:tcPr>
            <w:tcW w:w="2126" w:type="dxa"/>
            <w:shd w:val="clear" w:color="auto" w:fill="FFFFFF"/>
          </w:tcPr>
          <w:p w14:paraId="362C4E5A" w14:textId="1FEB5256" w:rsidR="007E7A48" w:rsidRPr="008B754C" w:rsidRDefault="007E7A48" w:rsidP="007C1156">
            <w:pPr>
              <w:pStyle w:val="CETBodytext"/>
              <w:ind w:right="-1"/>
              <w:jc w:val="left"/>
              <w:rPr>
                <w:rFonts w:cs="Arial"/>
                <w:szCs w:val="18"/>
                <w:lang w:val="en-GB"/>
              </w:rPr>
            </w:pPr>
            <w:r w:rsidRPr="008B754C">
              <w:rPr>
                <w:rFonts w:cs="Arial"/>
                <w:szCs w:val="18"/>
                <w:lang w:val="en-GB"/>
              </w:rPr>
              <w:t>1</w:t>
            </w:r>
          </w:p>
        </w:tc>
      </w:tr>
      <w:tr w:rsidR="007E7A48" w:rsidRPr="008B754C" w14:paraId="4D8C5F0D" w14:textId="77777777" w:rsidTr="00E64793">
        <w:trPr>
          <w:trHeight w:val="32"/>
        </w:trPr>
        <w:tc>
          <w:tcPr>
            <w:tcW w:w="1560" w:type="dxa"/>
            <w:shd w:val="clear" w:color="auto" w:fill="FFFFFF"/>
          </w:tcPr>
          <w:p w14:paraId="3E0F98EF" w14:textId="22A65D01" w:rsidR="007E7A48" w:rsidRPr="008B754C" w:rsidRDefault="007E7A48" w:rsidP="007E7A48">
            <w:pPr>
              <w:pStyle w:val="CETBodytext"/>
              <w:rPr>
                <w:lang w:val="en-GB"/>
              </w:rPr>
            </w:pPr>
            <w:r w:rsidRPr="008B754C">
              <w:rPr>
                <w:rFonts w:cs="Arial"/>
                <w:szCs w:val="18"/>
                <w:lang w:val="en-GB"/>
              </w:rPr>
              <w:t>88.64.227.9 192</w:t>
            </w:r>
          </w:p>
        </w:tc>
        <w:tc>
          <w:tcPr>
            <w:tcW w:w="1559" w:type="dxa"/>
            <w:shd w:val="clear" w:color="auto" w:fill="FFFFFF"/>
          </w:tcPr>
          <w:p w14:paraId="776AF159" w14:textId="07663D13" w:rsidR="007E7A48" w:rsidRPr="008B754C" w:rsidRDefault="007E7A48" w:rsidP="007E7A48">
            <w:pPr>
              <w:pStyle w:val="CETBodytext"/>
              <w:rPr>
                <w:lang w:val="en-GB"/>
              </w:rPr>
            </w:pPr>
            <w:r w:rsidRPr="008B754C">
              <w:rPr>
                <w:lang w:val="en-GB"/>
              </w:rPr>
              <w:t>192.168.56.113</w:t>
            </w:r>
          </w:p>
        </w:tc>
        <w:tc>
          <w:tcPr>
            <w:tcW w:w="850" w:type="dxa"/>
            <w:shd w:val="clear" w:color="auto" w:fill="FFFFFF"/>
          </w:tcPr>
          <w:p w14:paraId="5CB9D78B" w14:textId="7841B3A7" w:rsidR="007E7A48" w:rsidRPr="008B754C" w:rsidRDefault="007E7A48" w:rsidP="007E7A48">
            <w:pPr>
              <w:pStyle w:val="CETBodytext"/>
              <w:rPr>
                <w:lang w:val="en-GB"/>
              </w:rPr>
            </w:pPr>
            <w:r w:rsidRPr="008B754C">
              <w:rPr>
                <w:lang w:val="en-GB"/>
              </w:rPr>
              <w:t>TCP</w:t>
            </w:r>
          </w:p>
        </w:tc>
        <w:tc>
          <w:tcPr>
            <w:tcW w:w="851" w:type="dxa"/>
            <w:shd w:val="clear" w:color="auto" w:fill="FFFFFF"/>
          </w:tcPr>
          <w:p w14:paraId="4D8AED4B" w14:textId="3F645E0C" w:rsidR="007E7A48" w:rsidRPr="008B754C" w:rsidRDefault="007E7A48" w:rsidP="007E7A48">
            <w:pPr>
              <w:pStyle w:val="CETBodytext"/>
              <w:rPr>
                <w:lang w:val="en-GB"/>
              </w:rPr>
            </w:pPr>
            <w:r w:rsidRPr="008B754C">
              <w:rPr>
                <w:lang w:val="en-GB"/>
              </w:rPr>
              <w:t>60</w:t>
            </w:r>
          </w:p>
        </w:tc>
        <w:tc>
          <w:tcPr>
            <w:tcW w:w="2126" w:type="dxa"/>
            <w:shd w:val="clear" w:color="auto" w:fill="FFFFFF"/>
          </w:tcPr>
          <w:p w14:paraId="65BE388D" w14:textId="21C27985" w:rsidR="007E7A48" w:rsidRPr="008B754C" w:rsidRDefault="007E7A48" w:rsidP="007C1156">
            <w:pPr>
              <w:pStyle w:val="CETBodytext"/>
              <w:ind w:right="-1"/>
              <w:jc w:val="left"/>
              <w:rPr>
                <w:rFonts w:cs="Arial"/>
                <w:szCs w:val="18"/>
                <w:lang w:val="en-GB"/>
              </w:rPr>
            </w:pPr>
            <w:r w:rsidRPr="008B754C">
              <w:rPr>
                <w:rFonts w:cs="Arial"/>
                <w:szCs w:val="18"/>
                <w:lang w:val="en-GB"/>
              </w:rPr>
              <w:t>0</w:t>
            </w:r>
          </w:p>
        </w:tc>
      </w:tr>
      <w:tr w:rsidR="007E7A48" w:rsidRPr="008B754C" w14:paraId="40B17B5B" w14:textId="77777777" w:rsidTr="00E64793">
        <w:trPr>
          <w:trHeight w:val="32"/>
        </w:trPr>
        <w:tc>
          <w:tcPr>
            <w:tcW w:w="1560" w:type="dxa"/>
            <w:shd w:val="clear" w:color="auto" w:fill="FFFFFF"/>
          </w:tcPr>
          <w:p w14:paraId="0112CF9E" w14:textId="2CBF5DCD" w:rsidR="007E7A48" w:rsidRPr="008B754C" w:rsidRDefault="007E7A48" w:rsidP="007E7A48">
            <w:pPr>
              <w:pStyle w:val="CETBodytext"/>
              <w:rPr>
                <w:lang w:val="en-GB"/>
              </w:rPr>
            </w:pPr>
            <w:r w:rsidRPr="008B754C">
              <w:rPr>
                <w:rFonts w:cs="Arial"/>
                <w:szCs w:val="18"/>
                <w:lang w:val="en-GB"/>
              </w:rPr>
              <w:t>3.156.6.135 192</w:t>
            </w:r>
          </w:p>
        </w:tc>
        <w:tc>
          <w:tcPr>
            <w:tcW w:w="1559" w:type="dxa"/>
            <w:shd w:val="clear" w:color="auto" w:fill="FFFFFF"/>
          </w:tcPr>
          <w:p w14:paraId="49B39440" w14:textId="414A62FF" w:rsidR="007E7A48" w:rsidRPr="008B754C" w:rsidRDefault="007E7A48" w:rsidP="007E7A48">
            <w:pPr>
              <w:pStyle w:val="CETBodytext"/>
              <w:rPr>
                <w:lang w:val="en-GB"/>
              </w:rPr>
            </w:pPr>
            <w:r w:rsidRPr="008B754C">
              <w:rPr>
                <w:lang w:val="en-GB"/>
              </w:rPr>
              <w:t>192.168.56.113</w:t>
            </w:r>
          </w:p>
        </w:tc>
        <w:tc>
          <w:tcPr>
            <w:tcW w:w="850" w:type="dxa"/>
            <w:shd w:val="clear" w:color="auto" w:fill="FFFFFF"/>
          </w:tcPr>
          <w:p w14:paraId="094B2968" w14:textId="5DC497BE" w:rsidR="007E7A48" w:rsidRPr="008B754C" w:rsidRDefault="007E7A48" w:rsidP="007E7A48">
            <w:pPr>
              <w:pStyle w:val="CETBodytext"/>
              <w:rPr>
                <w:lang w:val="en-GB"/>
              </w:rPr>
            </w:pPr>
            <w:r w:rsidRPr="008B754C">
              <w:rPr>
                <w:lang w:val="en-GB"/>
              </w:rPr>
              <w:t>TCP</w:t>
            </w:r>
          </w:p>
        </w:tc>
        <w:tc>
          <w:tcPr>
            <w:tcW w:w="851" w:type="dxa"/>
            <w:shd w:val="clear" w:color="auto" w:fill="FFFFFF"/>
          </w:tcPr>
          <w:p w14:paraId="1D2749CB" w14:textId="08D557E6" w:rsidR="007E7A48" w:rsidRPr="008B754C" w:rsidRDefault="007E7A48" w:rsidP="007E7A48">
            <w:pPr>
              <w:pStyle w:val="CETBodytext"/>
              <w:rPr>
                <w:lang w:val="en-GB"/>
              </w:rPr>
            </w:pPr>
            <w:r w:rsidRPr="008B754C">
              <w:rPr>
                <w:lang w:val="en-GB"/>
              </w:rPr>
              <w:t>60</w:t>
            </w:r>
          </w:p>
        </w:tc>
        <w:tc>
          <w:tcPr>
            <w:tcW w:w="2126" w:type="dxa"/>
            <w:shd w:val="clear" w:color="auto" w:fill="FFFFFF"/>
          </w:tcPr>
          <w:p w14:paraId="0746C2F2" w14:textId="3CBCB9B6" w:rsidR="007E7A48" w:rsidRPr="008B754C" w:rsidRDefault="007E7A48" w:rsidP="007C1156">
            <w:pPr>
              <w:pStyle w:val="CETBodytext"/>
              <w:ind w:right="-1"/>
              <w:jc w:val="left"/>
              <w:rPr>
                <w:rFonts w:cs="Arial"/>
                <w:szCs w:val="18"/>
                <w:lang w:val="en-GB"/>
              </w:rPr>
            </w:pPr>
            <w:r w:rsidRPr="008B754C">
              <w:rPr>
                <w:rFonts w:cs="Arial"/>
                <w:szCs w:val="18"/>
                <w:lang w:val="en-GB"/>
              </w:rPr>
              <w:t>0</w:t>
            </w:r>
          </w:p>
        </w:tc>
      </w:tr>
    </w:tbl>
    <w:p w14:paraId="6528BAD4" w14:textId="5ED70460" w:rsidR="003C19B4" w:rsidRPr="008B754C" w:rsidRDefault="00A41A27" w:rsidP="00B55CDC">
      <w:pPr>
        <w:pStyle w:val="CETHeading1"/>
        <w:ind w:left="0"/>
        <w:rPr>
          <w:lang w:val="en-GB"/>
        </w:rPr>
      </w:pPr>
      <w:r w:rsidRPr="008B754C">
        <w:rPr>
          <w:lang w:val="en-GB"/>
        </w:rPr>
        <w:t>Result and analysis</w:t>
      </w:r>
    </w:p>
    <w:p w14:paraId="6281F8A4" w14:textId="77777777" w:rsidR="003D16FD" w:rsidRPr="008B754C" w:rsidRDefault="00117A57" w:rsidP="001A78F5">
      <w:pPr>
        <w:pStyle w:val="CETBodytext"/>
        <w:rPr>
          <w:rFonts w:cs="Arial"/>
          <w:szCs w:val="18"/>
          <w:lang w:val="en-GB" w:eastAsia="de-DE"/>
        </w:rPr>
      </w:pPr>
      <w:r w:rsidRPr="008B754C">
        <w:rPr>
          <w:rFonts w:cs="Arial"/>
          <w:szCs w:val="18"/>
          <w:lang w:val="en-GB" w:eastAsia="de-DE"/>
        </w:rPr>
        <w:t xml:space="preserve">After pre-processing the dataset, we applied word-based tokenization on the 'data' column and created embeddings to construct the training dataset, which could be processed by the language models. </w:t>
      </w:r>
    </w:p>
    <w:p w14:paraId="5E2BDBD2" w14:textId="08D5EADA" w:rsidR="003D16FD" w:rsidRPr="00373042" w:rsidRDefault="005D3995" w:rsidP="0079098F">
      <w:pPr>
        <w:pStyle w:val="CETheadingx"/>
        <w:rPr>
          <w:lang w:val="en-GB"/>
        </w:rPr>
      </w:pPr>
      <w:r w:rsidRPr="00373042">
        <w:rPr>
          <w:lang w:val="en-GB"/>
        </w:rPr>
        <w:t>Using statistics learning</w:t>
      </w:r>
    </w:p>
    <w:p w14:paraId="5107737A" w14:textId="2F2CA111" w:rsidR="00360253" w:rsidRPr="008B754C" w:rsidRDefault="002D26C5" w:rsidP="001A78F5">
      <w:pPr>
        <w:pStyle w:val="CETBodytext"/>
        <w:rPr>
          <w:rFonts w:cs="Arial"/>
          <w:szCs w:val="18"/>
          <w:lang w:val="en-GB" w:eastAsia="de-DE"/>
        </w:rPr>
      </w:pPr>
      <w:r w:rsidRPr="008B754C">
        <w:rPr>
          <w:rFonts w:cs="Arial"/>
          <w:szCs w:val="18"/>
          <w:lang w:val="en-GB" w:eastAsia="de-DE"/>
        </w:rPr>
        <w:t>In statistics-based learning, running the learning, validation methods produced the results shown in Table 2</w:t>
      </w:r>
      <w:r w:rsidR="00891D99" w:rsidRPr="008B754C">
        <w:rPr>
          <w:rFonts w:cs="Arial"/>
          <w:szCs w:val="18"/>
          <w:lang w:val="en-GB" w:eastAsia="de-DE"/>
        </w:rPr>
        <w:t>.</w:t>
      </w:r>
    </w:p>
    <w:p w14:paraId="03343737" w14:textId="797C2B64" w:rsidR="004E094D" w:rsidRPr="008B754C" w:rsidRDefault="004E094D" w:rsidP="004E094D">
      <w:pPr>
        <w:pStyle w:val="CETTabletitle"/>
        <w:rPr>
          <w:rFonts w:ascii="Times New Roman" w:hAnsi="Times New Roman"/>
          <w:sz w:val="24"/>
          <w:szCs w:val="24"/>
          <w:lang w:eastAsia="de-DE"/>
        </w:rPr>
      </w:pPr>
      <w:r w:rsidRPr="008B754C">
        <w:rPr>
          <w:lang w:eastAsia="de-DE"/>
        </w:rPr>
        <w:t xml:space="preserve">Table </w:t>
      </w:r>
      <w:r w:rsidR="00117A57" w:rsidRPr="008B754C">
        <w:rPr>
          <w:lang w:eastAsia="de-DE"/>
        </w:rPr>
        <w:t>2</w:t>
      </w:r>
      <w:r w:rsidRPr="008B754C">
        <w:rPr>
          <w:lang w:eastAsia="de-DE"/>
        </w:rPr>
        <w:t>: Accuracy of statistical learning algorithms</w:t>
      </w:r>
    </w:p>
    <w:tbl>
      <w:tblPr>
        <w:tblW w:w="0" w:type="auto"/>
        <w:tblBorders>
          <w:top w:val="single" w:sz="12" w:space="0" w:color="008000"/>
          <w:bottom w:val="single" w:sz="12" w:space="0" w:color="008000"/>
        </w:tblBorders>
        <w:shd w:val="clear" w:color="auto" w:fill="FFFFFF"/>
        <w:tblCellMar>
          <w:left w:w="0" w:type="dxa"/>
          <w:right w:w="0" w:type="dxa"/>
        </w:tblCellMar>
        <w:tblLook w:val="00A0" w:firstRow="1" w:lastRow="0" w:firstColumn="1" w:lastColumn="0" w:noHBand="0" w:noVBand="0"/>
      </w:tblPr>
      <w:tblGrid>
        <w:gridCol w:w="3261"/>
        <w:gridCol w:w="1417"/>
      </w:tblGrid>
      <w:tr w:rsidR="004E094D" w:rsidRPr="008B754C" w14:paraId="10F40F9A" w14:textId="77777777" w:rsidTr="00BF3975">
        <w:tc>
          <w:tcPr>
            <w:tcW w:w="3261" w:type="dxa"/>
            <w:tcBorders>
              <w:top w:val="single" w:sz="12" w:space="0" w:color="008000"/>
              <w:bottom w:val="single" w:sz="6" w:space="0" w:color="008000"/>
            </w:tcBorders>
            <w:shd w:val="clear" w:color="auto" w:fill="FFFFFF"/>
          </w:tcPr>
          <w:p w14:paraId="0536F993" w14:textId="77777777" w:rsidR="004E094D" w:rsidRPr="008B754C" w:rsidRDefault="004E094D" w:rsidP="00955C86">
            <w:pPr>
              <w:pStyle w:val="CETBodytext"/>
              <w:rPr>
                <w:lang w:val="en-GB"/>
              </w:rPr>
            </w:pPr>
            <w:r w:rsidRPr="008B754C">
              <w:rPr>
                <w:lang w:val="en-GB"/>
              </w:rPr>
              <w:t>Models</w:t>
            </w:r>
          </w:p>
        </w:tc>
        <w:tc>
          <w:tcPr>
            <w:tcW w:w="1417" w:type="dxa"/>
            <w:tcBorders>
              <w:top w:val="single" w:sz="12" w:space="0" w:color="008000"/>
              <w:bottom w:val="single" w:sz="6" w:space="0" w:color="008000"/>
            </w:tcBorders>
            <w:shd w:val="clear" w:color="auto" w:fill="FFFFFF"/>
          </w:tcPr>
          <w:p w14:paraId="29111F8C" w14:textId="77777777" w:rsidR="004E094D" w:rsidRPr="008B754C" w:rsidRDefault="004E094D" w:rsidP="00955C86">
            <w:pPr>
              <w:pStyle w:val="CETBodytext"/>
              <w:rPr>
                <w:lang w:val="en-GB"/>
              </w:rPr>
            </w:pPr>
            <w:r w:rsidRPr="008B754C">
              <w:rPr>
                <w:lang w:val="en-GB"/>
              </w:rPr>
              <w:t>Accuracy score</w:t>
            </w:r>
          </w:p>
        </w:tc>
      </w:tr>
      <w:tr w:rsidR="004E094D" w:rsidRPr="008B754C" w14:paraId="232BF773" w14:textId="77777777" w:rsidTr="00BF3975">
        <w:tc>
          <w:tcPr>
            <w:tcW w:w="3261" w:type="dxa"/>
            <w:shd w:val="clear" w:color="auto" w:fill="FFFFFF"/>
          </w:tcPr>
          <w:p w14:paraId="7E0731B0" w14:textId="77777777" w:rsidR="004E094D" w:rsidRPr="008B754C" w:rsidRDefault="004E094D" w:rsidP="00955C86">
            <w:pPr>
              <w:pStyle w:val="CETBodytext"/>
              <w:rPr>
                <w:lang w:val="en-GB"/>
              </w:rPr>
            </w:pPr>
            <w:r w:rsidRPr="008B754C">
              <w:rPr>
                <w:lang w:val="en-GB"/>
              </w:rPr>
              <w:t>Linear regression</w:t>
            </w:r>
          </w:p>
        </w:tc>
        <w:tc>
          <w:tcPr>
            <w:tcW w:w="1417" w:type="dxa"/>
            <w:shd w:val="clear" w:color="auto" w:fill="FFFFFF"/>
            <w:vAlign w:val="bottom"/>
          </w:tcPr>
          <w:p w14:paraId="750A31F8" w14:textId="77777777" w:rsidR="004E094D" w:rsidRPr="008B754C" w:rsidRDefault="004E094D" w:rsidP="00955C86">
            <w:pPr>
              <w:pStyle w:val="CETBodytext"/>
              <w:rPr>
                <w:lang w:val="en-GB"/>
              </w:rPr>
            </w:pPr>
            <w:r w:rsidRPr="008B754C">
              <w:rPr>
                <w:lang w:val="en-GB"/>
              </w:rPr>
              <w:t>0.443869</w:t>
            </w:r>
          </w:p>
        </w:tc>
      </w:tr>
      <w:tr w:rsidR="004E094D" w:rsidRPr="008B754C" w14:paraId="37BF7A62" w14:textId="77777777" w:rsidTr="00BF3975">
        <w:tc>
          <w:tcPr>
            <w:tcW w:w="3261" w:type="dxa"/>
            <w:shd w:val="clear" w:color="auto" w:fill="FFFFFF"/>
          </w:tcPr>
          <w:p w14:paraId="68C0B018" w14:textId="77777777" w:rsidR="004E094D" w:rsidRPr="008B754C" w:rsidRDefault="004E094D" w:rsidP="00955C86">
            <w:pPr>
              <w:pStyle w:val="CETBodytext"/>
              <w:rPr>
                <w:lang w:val="en-GB"/>
              </w:rPr>
            </w:pPr>
            <w:r w:rsidRPr="008B754C">
              <w:rPr>
                <w:lang w:val="en-GB"/>
              </w:rPr>
              <w:t>Logistic regression</w:t>
            </w:r>
          </w:p>
        </w:tc>
        <w:tc>
          <w:tcPr>
            <w:tcW w:w="1417" w:type="dxa"/>
            <w:shd w:val="clear" w:color="auto" w:fill="FFFFFF"/>
            <w:vAlign w:val="bottom"/>
          </w:tcPr>
          <w:p w14:paraId="43308733" w14:textId="77777777" w:rsidR="004E094D" w:rsidRPr="008B754C" w:rsidDel="008B2754" w:rsidRDefault="004E094D" w:rsidP="00955C86">
            <w:pPr>
              <w:pStyle w:val="CETBodytext"/>
              <w:rPr>
                <w:lang w:val="en-GB"/>
              </w:rPr>
            </w:pPr>
            <w:r w:rsidRPr="008B754C">
              <w:rPr>
                <w:lang w:val="en-GB"/>
              </w:rPr>
              <w:t>69.04627</w:t>
            </w:r>
          </w:p>
        </w:tc>
      </w:tr>
      <w:tr w:rsidR="004E094D" w:rsidRPr="008B754C" w14:paraId="1D17B1E3" w14:textId="77777777" w:rsidTr="00BF3975">
        <w:tc>
          <w:tcPr>
            <w:tcW w:w="3261" w:type="dxa"/>
            <w:shd w:val="clear" w:color="auto" w:fill="FFFFFF"/>
          </w:tcPr>
          <w:p w14:paraId="47C6C6AF" w14:textId="21ED4F95" w:rsidR="004E094D" w:rsidRPr="008B754C" w:rsidRDefault="00085068" w:rsidP="00955C86">
            <w:pPr>
              <w:pStyle w:val="CETBodytext"/>
              <w:rPr>
                <w:lang w:val="en-GB"/>
              </w:rPr>
            </w:pPr>
            <w:r w:rsidRPr="008B754C">
              <w:rPr>
                <w:lang w:val="en-GB"/>
              </w:rPr>
              <w:t>kNN(</w:t>
            </w:r>
            <w:r w:rsidR="004E094D" w:rsidRPr="008B754C">
              <w:rPr>
                <w:lang w:val="en-GB"/>
              </w:rPr>
              <w:t>k Nearest Neighbors</w:t>
            </w:r>
            <w:r w:rsidRPr="008B754C">
              <w:rPr>
                <w:lang w:val="en-GB"/>
              </w:rPr>
              <w:t>)</w:t>
            </w:r>
          </w:p>
        </w:tc>
        <w:tc>
          <w:tcPr>
            <w:tcW w:w="1417" w:type="dxa"/>
            <w:shd w:val="clear" w:color="auto" w:fill="FFFFFF"/>
            <w:vAlign w:val="bottom"/>
          </w:tcPr>
          <w:p w14:paraId="2FC1138C" w14:textId="77777777" w:rsidR="004E094D" w:rsidRPr="008B754C" w:rsidRDefault="004E094D" w:rsidP="00955C86">
            <w:pPr>
              <w:pStyle w:val="CETBodytext"/>
              <w:rPr>
                <w:lang w:val="en-GB"/>
              </w:rPr>
            </w:pPr>
            <w:r w:rsidRPr="008B754C">
              <w:rPr>
                <w:lang w:val="en-GB"/>
              </w:rPr>
              <w:t>31.23024</w:t>
            </w:r>
          </w:p>
        </w:tc>
      </w:tr>
      <w:tr w:rsidR="004E094D" w:rsidRPr="008B754C" w14:paraId="5AC3B388" w14:textId="77777777" w:rsidTr="00BF3975">
        <w:tc>
          <w:tcPr>
            <w:tcW w:w="3261" w:type="dxa"/>
            <w:shd w:val="clear" w:color="auto" w:fill="FFFFFF"/>
          </w:tcPr>
          <w:p w14:paraId="311004A4" w14:textId="77777777" w:rsidR="004E094D" w:rsidRPr="008B754C" w:rsidRDefault="004E094D" w:rsidP="00955C86">
            <w:pPr>
              <w:pStyle w:val="CETBodytext"/>
              <w:rPr>
                <w:lang w:val="en-GB"/>
              </w:rPr>
            </w:pPr>
            <w:r w:rsidRPr="008B754C">
              <w:rPr>
                <w:lang w:val="en-GB"/>
              </w:rPr>
              <w:t>Linear Discriminant Analysis</w:t>
            </w:r>
          </w:p>
        </w:tc>
        <w:tc>
          <w:tcPr>
            <w:tcW w:w="1417" w:type="dxa"/>
            <w:shd w:val="clear" w:color="auto" w:fill="FFFFFF"/>
            <w:vAlign w:val="bottom"/>
          </w:tcPr>
          <w:p w14:paraId="4E8EE3BD" w14:textId="77777777" w:rsidR="004E094D" w:rsidRPr="008B754C" w:rsidRDefault="004E094D" w:rsidP="00955C86">
            <w:pPr>
              <w:pStyle w:val="CETBodytext"/>
              <w:rPr>
                <w:lang w:val="en-GB"/>
              </w:rPr>
            </w:pPr>
            <w:r w:rsidRPr="008B754C">
              <w:rPr>
                <w:lang w:val="en-GB"/>
              </w:rPr>
              <w:t>68.80032</w:t>
            </w:r>
          </w:p>
        </w:tc>
      </w:tr>
      <w:tr w:rsidR="004E094D" w:rsidRPr="008B754C" w14:paraId="7806787D" w14:textId="77777777" w:rsidTr="00BF3975">
        <w:tc>
          <w:tcPr>
            <w:tcW w:w="3261" w:type="dxa"/>
            <w:shd w:val="clear" w:color="auto" w:fill="FFFFFF"/>
          </w:tcPr>
          <w:p w14:paraId="20CB5B80" w14:textId="77777777" w:rsidR="004E094D" w:rsidRPr="008B754C" w:rsidRDefault="004E094D" w:rsidP="00955C86">
            <w:pPr>
              <w:pStyle w:val="CETBodytext"/>
              <w:ind w:right="-1"/>
              <w:rPr>
                <w:rFonts w:cs="Arial"/>
                <w:szCs w:val="18"/>
                <w:lang w:val="en-GB"/>
              </w:rPr>
            </w:pPr>
            <w:r w:rsidRPr="008B754C">
              <w:rPr>
                <w:rFonts w:cs="Arial"/>
                <w:szCs w:val="18"/>
                <w:lang w:val="en-GB"/>
              </w:rPr>
              <w:t>Quadratic Discriminant Analysis</w:t>
            </w:r>
          </w:p>
        </w:tc>
        <w:tc>
          <w:tcPr>
            <w:tcW w:w="1417" w:type="dxa"/>
            <w:shd w:val="clear" w:color="auto" w:fill="FFFFFF"/>
            <w:vAlign w:val="bottom"/>
          </w:tcPr>
          <w:p w14:paraId="3481F0FA" w14:textId="77777777" w:rsidR="004E094D" w:rsidRPr="008B754C" w:rsidRDefault="004E094D" w:rsidP="00955C86">
            <w:pPr>
              <w:pStyle w:val="CETBodytext"/>
              <w:rPr>
                <w:lang w:val="en-GB"/>
              </w:rPr>
            </w:pPr>
            <w:r w:rsidRPr="008B754C">
              <w:rPr>
                <w:lang w:val="en-GB"/>
              </w:rPr>
              <w:t>68.75143</w:t>
            </w:r>
          </w:p>
        </w:tc>
      </w:tr>
      <w:tr w:rsidR="004E094D" w:rsidRPr="008B754C" w14:paraId="52A180AB" w14:textId="77777777" w:rsidTr="00BF3975">
        <w:tc>
          <w:tcPr>
            <w:tcW w:w="3261" w:type="dxa"/>
            <w:shd w:val="clear" w:color="auto" w:fill="FFFFFF"/>
          </w:tcPr>
          <w:p w14:paraId="2B49532A" w14:textId="77777777" w:rsidR="004E094D" w:rsidRPr="008B754C" w:rsidRDefault="004E094D" w:rsidP="00955C86">
            <w:pPr>
              <w:pStyle w:val="CETBodytext"/>
              <w:ind w:right="-1"/>
              <w:rPr>
                <w:rFonts w:cs="Arial"/>
                <w:szCs w:val="18"/>
                <w:lang w:val="en-GB"/>
              </w:rPr>
            </w:pPr>
            <w:r w:rsidRPr="008B754C">
              <w:rPr>
                <w:lang w:val="en-GB"/>
              </w:rPr>
              <w:t>Support Vector Machine</w:t>
            </w:r>
          </w:p>
        </w:tc>
        <w:tc>
          <w:tcPr>
            <w:tcW w:w="1417" w:type="dxa"/>
            <w:shd w:val="clear" w:color="auto" w:fill="FFFFFF"/>
            <w:vAlign w:val="bottom"/>
          </w:tcPr>
          <w:p w14:paraId="3708408F" w14:textId="77777777" w:rsidR="004E094D" w:rsidRPr="008B754C" w:rsidRDefault="004E094D" w:rsidP="00955C86">
            <w:pPr>
              <w:pStyle w:val="CETBodytext"/>
              <w:rPr>
                <w:lang w:val="en-GB"/>
              </w:rPr>
            </w:pPr>
            <w:r w:rsidRPr="008B754C">
              <w:rPr>
                <w:lang w:val="en-GB"/>
              </w:rPr>
              <w:t>69.04627</w:t>
            </w:r>
          </w:p>
        </w:tc>
      </w:tr>
      <w:tr w:rsidR="004E094D" w:rsidRPr="008B754C" w14:paraId="4F96EF48" w14:textId="77777777" w:rsidTr="00BF3975">
        <w:tc>
          <w:tcPr>
            <w:tcW w:w="3261" w:type="dxa"/>
            <w:shd w:val="clear" w:color="auto" w:fill="FFFFFF"/>
          </w:tcPr>
          <w:p w14:paraId="18D20E58" w14:textId="77777777" w:rsidR="004E094D" w:rsidRPr="008B754C" w:rsidRDefault="004E094D" w:rsidP="00955C86">
            <w:pPr>
              <w:pStyle w:val="CETBodytext"/>
              <w:ind w:right="-1"/>
              <w:rPr>
                <w:lang w:val="en-GB"/>
              </w:rPr>
            </w:pPr>
            <w:r w:rsidRPr="008B754C">
              <w:rPr>
                <w:lang w:val="en-GB"/>
              </w:rPr>
              <w:t>Naive Bayes</w:t>
            </w:r>
          </w:p>
        </w:tc>
        <w:tc>
          <w:tcPr>
            <w:tcW w:w="1417" w:type="dxa"/>
            <w:shd w:val="clear" w:color="auto" w:fill="FFFFFF"/>
            <w:vAlign w:val="bottom"/>
          </w:tcPr>
          <w:p w14:paraId="4D7D00DD" w14:textId="77777777" w:rsidR="004E094D" w:rsidRPr="008B754C" w:rsidRDefault="004E094D" w:rsidP="00955C86">
            <w:pPr>
              <w:pStyle w:val="CETBodytext"/>
              <w:rPr>
                <w:lang w:val="en-GB"/>
              </w:rPr>
            </w:pPr>
            <w:r w:rsidRPr="008B754C">
              <w:rPr>
                <w:lang w:val="en-GB"/>
              </w:rPr>
              <w:t>69.04627</w:t>
            </w:r>
          </w:p>
        </w:tc>
      </w:tr>
      <w:tr w:rsidR="004E094D" w:rsidRPr="008B754C" w14:paraId="532C1C5F" w14:textId="77777777" w:rsidTr="00BF3975">
        <w:tc>
          <w:tcPr>
            <w:tcW w:w="3261" w:type="dxa"/>
            <w:shd w:val="clear" w:color="auto" w:fill="FFFFFF"/>
          </w:tcPr>
          <w:p w14:paraId="6C66848E" w14:textId="77777777" w:rsidR="004E094D" w:rsidRPr="008B754C" w:rsidRDefault="004E094D" w:rsidP="00955C86">
            <w:pPr>
              <w:pStyle w:val="CETBodytext"/>
              <w:ind w:right="-1"/>
              <w:rPr>
                <w:rFonts w:cs="Arial"/>
                <w:szCs w:val="18"/>
                <w:lang w:val="en-GB"/>
              </w:rPr>
            </w:pPr>
            <w:r w:rsidRPr="008B754C">
              <w:rPr>
                <w:lang w:val="en-GB"/>
              </w:rPr>
              <w:t>Random Forest</w:t>
            </w:r>
          </w:p>
        </w:tc>
        <w:tc>
          <w:tcPr>
            <w:tcW w:w="1417" w:type="dxa"/>
            <w:shd w:val="clear" w:color="auto" w:fill="FFFFFF"/>
            <w:vAlign w:val="bottom"/>
          </w:tcPr>
          <w:p w14:paraId="33F82EE7" w14:textId="77777777" w:rsidR="004E094D" w:rsidRPr="008B754C" w:rsidRDefault="004E094D" w:rsidP="00955C86">
            <w:pPr>
              <w:pStyle w:val="CETBodytext"/>
              <w:rPr>
                <w:lang w:val="en-GB"/>
              </w:rPr>
            </w:pPr>
            <w:r w:rsidRPr="008B754C">
              <w:rPr>
                <w:lang w:val="en-GB"/>
              </w:rPr>
              <w:t>46.13880</w:t>
            </w:r>
          </w:p>
        </w:tc>
      </w:tr>
    </w:tbl>
    <w:p w14:paraId="199896FD" w14:textId="77777777" w:rsidR="003540A7" w:rsidRPr="008B754C" w:rsidRDefault="003540A7" w:rsidP="00DF422A">
      <w:pPr>
        <w:pStyle w:val="CETBodytext"/>
        <w:rPr>
          <w:highlight w:val="green"/>
          <w:lang w:val="en-GB"/>
        </w:rPr>
      </w:pPr>
    </w:p>
    <w:p w14:paraId="676B38E8" w14:textId="6218A3C5" w:rsidR="00A54A5B" w:rsidRPr="008B754C" w:rsidRDefault="00A54A5B" w:rsidP="00A54A5B">
      <w:pPr>
        <w:pStyle w:val="CETBodytext"/>
        <w:rPr>
          <w:rFonts w:cs="Arial"/>
          <w:lang w:val="en-GB"/>
        </w:rPr>
      </w:pPr>
      <w:bookmarkStart w:id="82" w:name="_Hlk145863380"/>
      <w:r w:rsidRPr="008B754C">
        <w:rPr>
          <w:rFonts w:cs="Arial"/>
          <w:lang w:val="en-GB"/>
        </w:rPr>
        <w:t xml:space="preserve">Figure </w:t>
      </w:r>
      <w:r w:rsidR="006F017B" w:rsidRPr="008B754C">
        <w:rPr>
          <w:rFonts w:cs="Arial"/>
          <w:lang w:val="en-GB"/>
        </w:rPr>
        <w:t>4</w:t>
      </w:r>
      <w:r w:rsidRPr="008B754C">
        <w:rPr>
          <w:rFonts w:cs="Arial"/>
          <w:lang w:val="en-GB"/>
        </w:rPr>
        <w:t xml:space="preserve"> illustrates the results achieved by different algorithms. </w:t>
      </w:r>
      <w:r w:rsidR="006C2977" w:rsidRPr="00373042">
        <w:rPr>
          <w:bdr w:val="none" w:sz="0" w:space="0" w:color="auto" w:frame="1"/>
          <w:lang w:val="en-GB"/>
        </w:rPr>
        <w:t>The kNN algorithm demonstrated the lowest performance,</w:t>
      </w:r>
      <w:r w:rsidR="006C2977" w:rsidRPr="00373042">
        <w:rPr>
          <w:lang w:val="en-GB"/>
        </w:rPr>
        <w:t xml:space="preserve"> which could be due to the encoding process</w:t>
      </w:r>
      <w:r w:rsidRPr="008B754C">
        <w:rPr>
          <w:rFonts w:cs="Arial"/>
          <w:lang w:val="en-GB"/>
        </w:rPr>
        <w:t xml:space="preserve">. After creating a mapping during the process, we formed a library that contained all IP addresses and protocols, which we used to establish the training database based on the encoded table. However, due to the occurrence order, the information was lost. In Figure </w:t>
      </w:r>
      <w:r w:rsidR="006F017B" w:rsidRPr="008B754C">
        <w:rPr>
          <w:rFonts w:cs="Arial"/>
          <w:lang w:val="en-GB"/>
        </w:rPr>
        <w:t>4</w:t>
      </w:r>
      <w:r w:rsidRPr="008B754C">
        <w:rPr>
          <w:rFonts w:cs="Arial"/>
          <w:lang w:val="en-GB"/>
        </w:rPr>
        <w:t>b, we can observe the same comparison without the kNN and random forest algorithms. It becomes evident that the SVC, logistic regression, and naive Bayes algorithms yielded the best results.</w:t>
      </w:r>
    </w:p>
    <w:p w14:paraId="43017844" w14:textId="77777777" w:rsidR="00487CD4" w:rsidRPr="008B754C" w:rsidRDefault="00487CD4" w:rsidP="00A54A5B">
      <w:pPr>
        <w:pStyle w:val="CETBodytext"/>
        <w:rPr>
          <w:rFonts w:cs="Arial"/>
          <w:szCs w:val="18"/>
          <w:lang w:val="en-GB"/>
        </w:rPr>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8"/>
        <w:gridCol w:w="4389"/>
      </w:tblGrid>
      <w:tr w:rsidR="0076764F" w:rsidRPr="008B754C" w14:paraId="67393977" w14:textId="77777777" w:rsidTr="00293790">
        <w:trPr>
          <w:trHeight w:val="3031"/>
        </w:trPr>
        <w:tc>
          <w:tcPr>
            <w:tcW w:w="4388" w:type="dxa"/>
          </w:tcPr>
          <w:bookmarkEnd w:id="82"/>
          <w:p w14:paraId="5332B884" w14:textId="77777777" w:rsidR="0076764F" w:rsidRPr="008B754C" w:rsidRDefault="0076764F" w:rsidP="00955C86">
            <w:pPr>
              <w:pStyle w:val="CETBodytext"/>
              <w:keepNext/>
              <w:rPr>
                <w:lang w:val="en-GB"/>
              </w:rPr>
            </w:pPr>
            <w:r w:rsidRPr="008B754C">
              <w:rPr>
                <w:noProof/>
                <w:lang w:val="en-GB"/>
              </w:rPr>
              <w:drawing>
                <wp:inline distT="0" distB="0" distL="0" distR="0" wp14:anchorId="195E8797" wp14:editId="5A845AE9">
                  <wp:extent cx="2412906" cy="1800000"/>
                  <wp:effectExtent l="0" t="0" r="6985" b="0"/>
                  <wp:docPr id="97639606" name="Picture 97639606" descr="A graph of statist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7" descr="A graph of statistics&#10;&#10;Description automatically generated"/>
                          <pic:cNvPicPr/>
                        </pic:nvPicPr>
                        <pic:blipFill>
                          <a:blip r:embed="rId22"/>
                          <a:stretch>
                            <a:fillRect/>
                          </a:stretch>
                        </pic:blipFill>
                        <pic:spPr>
                          <a:xfrm>
                            <a:off x="0" y="0"/>
                            <a:ext cx="2412906" cy="1800000"/>
                          </a:xfrm>
                          <a:prstGeom prst="rect">
                            <a:avLst/>
                          </a:prstGeom>
                        </pic:spPr>
                      </pic:pic>
                    </a:graphicData>
                  </a:graphic>
                </wp:inline>
              </w:drawing>
            </w:r>
          </w:p>
          <w:p w14:paraId="5BDD876D" w14:textId="2243227A" w:rsidR="0076764F" w:rsidRPr="008B754C" w:rsidRDefault="0076764F" w:rsidP="00293790">
            <w:pPr>
              <w:pStyle w:val="CETCaption"/>
              <w:spacing w:before="0" w:after="0"/>
            </w:pPr>
            <w:r w:rsidRPr="008B754C">
              <w:fldChar w:fldCharType="begin"/>
            </w:r>
            <w:r w:rsidRPr="008B754C">
              <w:instrText xml:space="preserve"> SEQ táblázat \* alphabetic </w:instrText>
            </w:r>
            <w:r w:rsidRPr="008B754C">
              <w:fldChar w:fldCharType="separate"/>
            </w:r>
            <w:r w:rsidR="0018728E">
              <w:rPr>
                <w:noProof/>
              </w:rPr>
              <w:t>a</w:t>
            </w:r>
            <w:r w:rsidRPr="008B754C">
              <w:fldChar w:fldCharType="end"/>
            </w:r>
          </w:p>
        </w:tc>
        <w:tc>
          <w:tcPr>
            <w:tcW w:w="4389" w:type="dxa"/>
          </w:tcPr>
          <w:p w14:paraId="5CA15AE1" w14:textId="77777777" w:rsidR="0076764F" w:rsidRPr="008B754C" w:rsidRDefault="0076764F" w:rsidP="00955C86">
            <w:pPr>
              <w:pStyle w:val="CETBodytext"/>
              <w:keepNext/>
              <w:rPr>
                <w:lang w:val="en-GB"/>
              </w:rPr>
            </w:pPr>
            <w:r w:rsidRPr="008B754C">
              <w:rPr>
                <w:noProof/>
                <w:lang w:val="en-GB"/>
              </w:rPr>
              <w:drawing>
                <wp:inline distT="0" distB="0" distL="0" distR="0" wp14:anchorId="22A0792F" wp14:editId="0155C011">
                  <wp:extent cx="2412906" cy="1800000"/>
                  <wp:effectExtent l="0" t="0" r="6985" b="0"/>
                  <wp:docPr id="205793728" name="Picture 205793728" descr="A graph of statist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8" descr="A graph of statistics&#10;&#10;Description automatically generated"/>
                          <pic:cNvPicPr/>
                        </pic:nvPicPr>
                        <pic:blipFill>
                          <a:blip r:embed="rId23"/>
                          <a:stretch>
                            <a:fillRect/>
                          </a:stretch>
                        </pic:blipFill>
                        <pic:spPr>
                          <a:xfrm>
                            <a:off x="0" y="0"/>
                            <a:ext cx="2412906" cy="1800000"/>
                          </a:xfrm>
                          <a:prstGeom prst="rect">
                            <a:avLst/>
                          </a:prstGeom>
                        </pic:spPr>
                      </pic:pic>
                    </a:graphicData>
                  </a:graphic>
                </wp:inline>
              </w:drawing>
            </w:r>
          </w:p>
          <w:p w14:paraId="3528545D" w14:textId="3E20DDAC" w:rsidR="0076764F" w:rsidRPr="008B754C" w:rsidRDefault="0076764F" w:rsidP="00293790">
            <w:pPr>
              <w:pStyle w:val="CETCaption"/>
              <w:keepNext/>
              <w:spacing w:before="0" w:after="0"/>
            </w:pPr>
            <w:r w:rsidRPr="008B754C">
              <w:fldChar w:fldCharType="begin"/>
            </w:r>
            <w:r w:rsidRPr="008B754C">
              <w:instrText xml:space="preserve"> SEQ táblázat \* alphabetic </w:instrText>
            </w:r>
            <w:r w:rsidRPr="008B754C">
              <w:fldChar w:fldCharType="separate"/>
            </w:r>
            <w:r w:rsidR="0018728E">
              <w:rPr>
                <w:noProof/>
              </w:rPr>
              <w:t>b</w:t>
            </w:r>
            <w:r w:rsidRPr="008B754C">
              <w:fldChar w:fldCharType="end"/>
            </w:r>
          </w:p>
        </w:tc>
      </w:tr>
    </w:tbl>
    <w:p w14:paraId="7F6E5408" w14:textId="127FA928" w:rsidR="006C4AE3" w:rsidRPr="008B754C" w:rsidRDefault="006C4AE3" w:rsidP="00FB5653">
      <w:pPr>
        <w:pStyle w:val="CETCaption"/>
      </w:pPr>
      <w:r w:rsidRPr="008B754C">
        <w:t xml:space="preserve">Figure </w:t>
      </w:r>
      <w:r w:rsidR="008E7EA6" w:rsidRPr="008B754C">
        <w:t>4</w:t>
      </w:r>
      <w:r w:rsidRPr="008B754C">
        <w:t>: Results obtained with different statistics learning algorithms</w:t>
      </w:r>
    </w:p>
    <w:p w14:paraId="0621541F" w14:textId="39ACCD75" w:rsidR="00D30F4D" w:rsidRPr="00373042" w:rsidRDefault="00B20034" w:rsidP="0079098F">
      <w:pPr>
        <w:pStyle w:val="CETheadingx"/>
        <w:rPr>
          <w:lang w:val="en-GB"/>
        </w:rPr>
      </w:pPr>
      <w:r w:rsidRPr="00373042">
        <w:rPr>
          <w:lang w:val="en-GB"/>
        </w:rPr>
        <w:t xml:space="preserve">Using </w:t>
      </w:r>
      <w:r w:rsidR="00D30F4D" w:rsidRPr="00373042">
        <w:rPr>
          <w:lang w:val="en-GB"/>
        </w:rPr>
        <w:t>natur</w:t>
      </w:r>
      <w:r w:rsidR="002C47F1" w:rsidRPr="00373042">
        <w:rPr>
          <w:lang w:val="en-GB"/>
        </w:rPr>
        <w:t>a</w:t>
      </w:r>
      <w:r w:rsidR="00D30F4D" w:rsidRPr="00373042">
        <w:rPr>
          <w:lang w:val="en-GB"/>
        </w:rPr>
        <w:t>l</w:t>
      </w:r>
      <w:r w:rsidRPr="00373042">
        <w:rPr>
          <w:lang w:val="en-GB"/>
        </w:rPr>
        <w:t xml:space="preserve"> learning</w:t>
      </w:r>
    </w:p>
    <w:p w14:paraId="47A4E342" w14:textId="685C37AB" w:rsidR="00D30F4D" w:rsidRPr="008B754C" w:rsidRDefault="00D30F4D" w:rsidP="00D30F4D">
      <w:pPr>
        <w:pStyle w:val="CETBodytext"/>
        <w:rPr>
          <w:rFonts w:cs="Arial"/>
          <w:lang w:val="en-GB" w:eastAsia="de-DE"/>
        </w:rPr>
      </w:pPr>
      <w:r w:rsidRPr="008B754C">
        <w:rPr>
          <w:rFonts w:cs="Arial"/>
          <w:lang w:val="en-GB" w:eastAsia="de-DE"/>
        </w:rPr>
        <w:t>The LSTM model (</w:t>
      </w:r>
      <w:r w:rsidR="0048395A" w:rsidRPr="008B754C">
        <w:rPr>
          <w:lang w:val="en-GB"/>
        </w:rPr>
        <w:t>Bayer</w:t>
      </w:r>
      <w:r w:rsidRPr="008B754C">
        <w:rPr>
          <w:lang w:val="en-GB"/>
        </w:rPr>
        <w:t>, 2015)</w:t>
      </w:r>
      <w:r w:rsidRPr="008B754C">
        <w:rPr>
          <w:rFonts w:cs="Arial"/>
          <w:lang w:val="en-GB" w:eastAsia="de-DE"/>
        </w:rPr>
        <w:t xml:space="preserve"> demonstrated higher efficiency compared to the 1D Convolutional model (</w:t>
      </w:r>
      <w:ins w:id="83" w:author="Zoltan Dobrady" w:date="2023-11-11T18:03:00Z">
        <w:r w:rsidR="0089778A">
          <w:t xml:space="preserve">Luo </w:t>
        </w:r>
      </w:ins>
      <w:del w:id="84" w:author="Zoltan Dobrady" w:date="2023-11-11T18:03:00Z">
        <w:r w:rsidRPr="008B754C" w:rsidDel="0089778A">
          <w:rPr>
            <w:rFonts w:cs="Arial"/>
            <w:lang w:val="en-GB" w:eastAsia="de-DE"/>
          </w:rPr>
          <w:delText xml:space="preserve">Wenjie </w:delText>
        </w:r>
      </w:del>
      <w:r w:rsidRPr="008B754C">
        <w:rPr>
          <w:rFonts w:cs="Arial"/>
          <w:lang w:val="en-GB" w:eastAsia="de-DE"/>
        </w:rPr>
        <w:t xml:space="preserve">et al., 2016). Both LSTM and 1D Convolutional models achieved outstanding results in detection, with accuracy near the maximum threshold (approximately 99.9%). The models were trained over 20 epochs. Figure </w:t>
      </w:r>
      <w:r w:rsidR="006F017B" w:rsidRPr="008B754C">
        <w:rPr>
          <w:rFonts w:cs="Arial"/>
          <w:lang w:val="en-GB" w:eastAsia="de-DE"/>
        </w:rPr>
        <w:t>5</w:t>
      </w:r>
      <w:r w:rsidRPr="008B754C">
        <w:rPr>
          <w:rFonts w:cs="Arial"/>
          <w:lang w:val="en-GB" w:eastAsia="de-DE"/>
        </w:rPr>
        <w:t xml:space="preserve"> shows </w:t>
      </w:r>
      <w:r w:rsidRPr="008B754C">
        <w:rPr>
          <w:rFonts w:cs="Arial"/>
          <w:lang w:val="en-GB" w:eastAsia="de-DE"/>
        </w:rPr>
        <w:lastRenderedPageBreak/>
        <w:t xml:space="preserve">a comparison of the LSTM model and 1D Convolution mesh. </w:t>
      </w:r>
      <w:r w:rsidR="00985E44" w:rsidRPr="00373042">
        <w:rPr>
          <w:lang w:val="en-GB"/>
        </w:rPr>
        <w:t>From the data set, we can observe that they are not appropriate for the model.</w:t>
      </w:r>
      <w:r w:rsidRPr="008B754C">
        <w:rPr>
          <w:rFonts w:cs="Arial"/>
          <w:lang w:val="en-GB" w:eastAsia="de-DE"/>
        </w:rPr>
        <w:t xml:space="preserve"> Nevertheless, we observed that the dataset is not optimal for model training, as seen earlier, where statistical models also efficiently recognized the IP addresses. Two issues arise in this context:</w:t>
      </w:r>
    </w:p>
    <w:p w14:paraId="1BAF2515" w14:textId="77777777" w:rsidR="00D30F4D" w:rsidRPr="008B754C" w:rsidRDefault="00D30F4D" w:rsidP="00D30F4D">
      <w:pPr>
        <w:pStyle w:val="CETBodytext"/>
        <w:numPr>
          <w:ilvl w:val="0"/>
          <w:numId w:val="25"/>
        </w:numPr>
        <w:rPr>
          <w:rFonts w:cs="Arial"/>
          <w:szCs w:val="18"/>
          <w:lang w:val="en-GB" w:eastAsia="de-DE"/>
        </w:rPr>
      </w:pPr>
      <w:r w:rsidRPr="008B754C">
        <w:rPr>
          <w:rFonts w:cs="Arial"/>
          <w:szCs w:val="18"/>
          <w:lang w:val="en-GB" w:eastAsia="de-DE"/>
        </w:rPr>
        <w:t>Limited or artificial data sample</w:t>
      </w:r>
    </w:p>
    <w:p w14:paraId="292E62C2" w14:textId="77777777" w:rsidR="00D30F4D" w:rsidRPr="008B754C" w:rsidRDefault="00D30F4D" w:rsidP="00D30F4D">
      <w:pPr>
        <w:pStyle w:val="CETBodytext"/>
        <w:numPr>
          <w:ilvl w:val="0"/>
          <w:numId w:val="25"/>
        </w:numPr>
        <w:rPr>
          <w:rFonts w:cs="Arial"/>
          <w:szCs w:val="18"/>
          <w:lang w:val="en-GB" w:eastAsia="de-DE"/>
        </w:rPr>
      </w:pPr>
      <w:r w:rsidRPr="008B754C">
        <w:rPr>
          <w:rFonts w:cs="Arial"/>
          <w:szCs w:val="18"/>
          <w:lang w:val="en-GB" w:eastAsia="de-DE"/>
        </w:rPr>
        <w:t>Overlay</w:t>
      </w:r>
    </w:p>
    <w:p w14:paraId="738F74EE" w14:textId="77777777" w:rsidR="00D30F4D" w:rsidRPr="008B754C" w:rsidRDefault="00D30F4D" w:rsidP="00D30F4D">
      <w:pPr>
        <w:pStyle w:val="CETBodytext"/>
        <w:rPr>
          <w:rFonts w:cs="Arial"/>
          <w:szCs w:val="18"/>
          <w:lang w:val="en-GB" w:eastAsia="de-DE"/>
        </w:rPr>
      </w:pPr>
      <w:r w:rsidRPr="008B754C">
        <w:rPr>
          <w:rFonts w:cs="Arial"/>
          <w:szCs w:val="18"/>
          <w:lang w:val="en-GB" w:eastAsia="de-DE"/>
        </w:rPr>
        <w:t>These are discussed in the next two sub-chapters.</w:t>
      </w:r>
    </w:p>
    <w:p w14:paraId="20D679D5" w14:textId="77777777" w:rsidR="009A1107" w:rsidRPr="008B754C" w:rsidRDefault="009A1107" w:rsidP="009A1107">
      <w:pPr>
        <w:pStyle w:val="CETBodytext"/>
        <w:keepNext/>
        <w:rPr>
          <w:lang w:val="en-GB"/>
        </w:rPr>
      </w:pPr>
      <w:r w:rsidRPr="008B754C">
        <w:rPr>
          <w:noProof/>
          <w:lang w:val="en-GB"/>
        </w:rPr>
        <w:drawing>
          <wp:inline distT="0" distB="0" distL="0" distR="0" wp14:anchorId="00DBC6DF" wp14:editId="21F6F38F">
            <wp:extent cx="4850382" cy="2661719"/>
            <wp:effectExtent l="0" t="0" r="7620" b="5715"/>
            <wp:docPr id="2102736602" name="Picture 2102736602"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36602" name="Picture 2102736602" descr="A graph with orange lines&#10;&#10;Description automatically generated"/>
                    <pic:cNvPicPr/>
                  </pic:nvPicPr>
                  <pic:blipFill>
                    <a:blip r:embed="rId24"/>
                    <a:stretch>
                      <a:fillRect/>
                    </a:stretch>
                  </pic:blipFill>
                  <pic:spPr>
                    <a:xfrm>
                      <a:off x="0" y="0"/>
                      <a:ext cx="4885343" cy="2680904"/>
                    </a:xfrm>
                    <a:prstGeom prst="rect">
                      <a:avLst/>
                    </a:prstGeom>
                  </pic:spPr>
                </pic:pic>
              </a:graphicData>
            </a:graphic>
          </wp:inline>
        </w:drawing>
      </w:r>
    </w:p>
    <w:p w14:paraId="55411AE4" w14:textId="7466AD0C" w:rsidR="00D74A66" w:rsidRPr="008B754C" w:rsidRDefault="009A1107" w:rsidP="009A1107">
      <w:pPr>
        <w:pStyle w:val="CETCaption"/>
      </w:pPr>
      <w:r w:rsidRPr="008B754C">
        <w:t xml:space="preserve">Figure </w:t>
      </w:r>
      <w:r w:rsidR="006F017B" w:rsidRPr="008B754C">
        <w:t>5</w:t>
      </w:r>
      <w:r w:rsidRPr="008B754C">
        <w:t>: Comparison of LSRTM and 1D convolution model accuracy over 20 epochs</w:t>
      </w:r>
    </w:p>
    <w:p w14:paraId="4B5D4D35" w14:textId="577FF5FF" w:rsidR="00E07A2C" w:rsidRPr="008B754C" w:rsidRDefault="27BD2012" w:rsidP="0079095F">
      <w:pPr>
        <w:pStyle w:val="CETBodytext"/>
        <w:rPr>
          <w:rFonts w:cs="Arial"/>
          <w:szCs w:val="18"/>
          <w:lang w:val="en-GB" w:eastAsia="de-DE"/>
        </w:rPr>
      </w:pPr>
      <w:r w:rsidRPr="00373042">
        <w:rPr>
          <w:lang w:val="en-GB"/>
        </w:rPr>
        <w:t>If the language model is trained and tested on a restricted or artificially generated dataset that does not adequately reflect the diversity and complexity of the real world, it is possible that the model may exhibit superior performance on this particular dataset; however, this may not be the case for other datasets.</w:t>
      </w:r>
      <w:r w:rsidRPr="008B754C">
        <w:rPr>
          <w:rFonts w:cs="Arial"/>
          <w:lang w:val="en-GB" w:eastAsia="de-DE"/>
        </w:rPr>
        <w:t xml:space="preserve"> The dataset we have prepared simulated real data but is not fully adequate for teaching the language model. This is because in real attacks, our computer may receive a specific packet more than once. Attacks can be very diverse and independent. of each other.</w:t>
      </w:r>
    </w:p>
    <w:p w14:paraId="13BBC6DA" w14:textId="630D0BC8" w:rsidR="00E239C2" w:rsidRPr="008B754C" w:rsidRDefault="00E239C2" w:rsidP="00E239C2">
      <w:pPr>
        <w:pStyle w:val="CETBodytext"/>
        <w:rPr>
          <w:rFonts w:cs="Arial"/>
          <w:lang w:val="en-GB" w:eastAsia="de-DE"/>
        </w:rPr>
      </w:pPr>
      <w:r w:rsidRPr="008B754C">
        <w:rPr>
          <w:rFonts w:cs="Arial"/>
          <w:lang w:val="en-GB" w:eastAsia="de-DE"/>
        </w:rPr>
        <w:t xml:space="preserve">There are several reasons why the model may be </w:t>
      </w:r>
      <w:r w:rsidR="19E0B703" w:rsidRPr="008B754C">
        <w:rPr>
          <w:rFonts w:cs="Arial"/>
          <w:lang w:val="en-GB" w:eastAsia="de-DE"/>
        </w:rPr>
        <w:t>not suitable for the task.</w:t>
      </w:r>
      <w:r w:rsidRPr="008B754C">
        <w:rPr>
          <w:rFonts w:cs="Arial"/>
          <w:lang w:val="en-GB" w:eastAsia="de-DE"/>
        </w:rPr>
        <w:t xml:space="preserve"> In the learning phase, it may learn features that only appear </w:t>
      </w:r>
      <w:r w:rsidR="00EA4228" w:rsidRPr="008B754C">
        <w:rPr>
          <w:rFonts w:cs="Arial"/>
          <w:lang w:val="en-GB" w:eastAsia="de-DE"/>
        </w:rPr>
        <w:t>i</w:t>
      </w:r>
      <w:r w:rsidRPr="008B754C">
        <w:rPr>
          <w:rFonts w:cs="Arial"/>
          <w:lang w:val="en-GB" w:eastAsia="de-DE"/>
        </w:rPr>
        <w:t>n the data set and cannot be generalised to other real-time data. This problem may arise if the model is not properly validated or if there is inadequate control against noise and redundancy in the data set.</w:t>
      </w:r>
    </w:p>
    <w:p w14:paraId="22742833" w14:textId="701CE7F8" w:rsidR="00E91F14" w:rsidRPr="00373042" w:rsidRDefault="00D065CC" w:rsidP="00E239C2">
      <w:pPr>
        <w:pStyle w:val="CETBodytext"/>
        <w:rPr>
          <w:lang w:val="en-GB"/>
        </w:rPr>
      </w:pPr>
      <w:r w:rsidRPr="008B754C">
        <w:rPr>
          <w:rFonts w:cs="Arial"/>
          <w:szCs w:val="18"/>
          <w:lang w:val="en-GB" w:eastAsia="de-DE"/>
        </w:rPr>
        <w:t xml:space="preserve">It is likely that the models will start to learn the source IP addresses and ignore the other information. </w:t>
      </w:r>
      <w:r w:rsidR="00E239C2" w:rsidRPr="008B754C">
        <w:rPr>
          <w:rFonts w:cs="Arial"/>
          <w:szCs w:val="18"/>
          <w:lang w:val="en-GB" w:eastAsia="de-DE"/>
        </w:rPr>
        <w:t>This is a problem because the 'protocol' and 'length' are relevant information</w:t>
      </w:r>
      <w:r w:rsidR="00211E2B" w:rsidRPr="008B754C">
        <w:rPr>
          <w:rFonts w:cs="Arial"/>
          <w:szCs w:val="18"/>
          <w:lang w:val="en-GB" w:eastAsia="de-DE"/>
        </w:rPr>
        <w:t>.</w:t>
      </w:r>
      <w:r w:rsidR="00700BA0" w:rsidRPr="008B754C">
        <w:rPr>
          <w:rFonts w:cs="Arial"/>
          <w:szCs w:val="18"/>
          <w:lang w:val="en-GB" w:eastAsia="de-DE"/>
        </w:rPr>
        <w:t xml:space="preserve"> However, in this case, overfitting occurs. </w:t>
      </w:r>
      <w:r w:rsidR="00700BA0" w:rsidRPr="00373042">
        <w:rPr>
          <w:lang w:val="en-GB"/>
        </w:rPr>
        <w:t>This presents a challenge as it is feasible to deceive an attack detection system based on IP addresses due to their potential for modification.</w:t>
      </w:r>
      <w:r w:rsidR="00750158" w:rsidRPr="00373042">
        <w:rPr>
          <w:lang w:val="en-GB"/>
        </w:rPr>
        <w:t xml:space="preserve">  </w:t>
      </w:r>
    </w:p>
    <w:p w14:paraId="302B4432" w14:textId="36D4F2D2" w:rsidR="00750158" w:rsidRPr="00373042" w:rsidRDefault="00750158" w:rsidP="00E239C2">
      <w:pPr>
        <w:pStyle w:val="CETBodytext"/>
        <w:rPr>
          <w:lang w:val="en-GB"/>
        </w:rPr>
      </w:pPr>
      <w:r w:rsidRPr="00373042">
        <w:rPr>
          <w:lang w:val="en-GB"/>
        </w:rPr>
        <w:t>This raises the question of how other information should be considered in order to optimally train the model.</w:t>
      </w:r>
      <w:r w:rsidR="007A0994" w:rsidRPr="00373042">
        <w:rPr>
          <w:lang w:val="en-GB"/>
        </w:rPr>
        <w:t xml:space="preserve"> </w:t>
      </w:r>
    </w:p>
    <w:p w14:paraId="18D5F9B4" w14:textId="2352D67B" w:rsidR="007862EC" w:rsidRPr="008B754C" w:rsidRDefault="007862EC" w:rsidP="00E239C2">
      <w:pPr>
        <w:pStyle w:val="CETBodytext"/>
        <w:rPr>
          <w:rFonts w:cs="Arial"/>
          <w:lang w:val="en-GB" w:eastAsia="de-DE"/>
        </w:rPr>
      </w:pPr>
      <w:r w:rsidRPr="008B754C">
        <w:rPr>
          <w:rFonts w:cs="Arial"/>
          <w:lang w:val="en-GB" w:eastAsia="de-DE"/>
        </w:rPr>
        <w:t>To prevent over-</w:t>
      </w:r>
      <w:r w:rsidR="18837FE1" w:rsidRPr="008B754C">
        <w:rPr>
          <w:rFonts w:cs="Arial"/>
          <w:lang w:val="en-GB" w:eastAsia="de-DE"/>
        </w:rPr>
        <w:t>learning</w:t>
      </w:r>
      <w:r w:rsidRPr="008B754C">
        <w:rPr>
          <w:rFonts w:cs="Arial"/>
          <w:lang w:val="en-GB" w:eastAsia="de-DE"/>
        </w:rPr>
        <w:t>, further simulations and comparison measurements could be carried out by extending the simulation database. In this case, it should be considered that the IP address of the normal Modbus client-server data stream should also be changed.</w:t>
      </w:r>
    </w:p>
    <w:p w14:paraId="7D0EF1BA" w14:textId="77777777" w:rsidR="002831B0" w:rsidRPr="008B754C" w:rsidRDefault="002831B0" w:rsidP="002831B0">
      <w:pPr>
        <w:pStyle w:val="CETHeading1"/>
        <w:tabs>
          <w:tab w:val="num" w:pos="360"/>
        </w:tabs>
        <w:ind w:left="0"/>
        <w:rPr>
          <w:lang w:val="en-GB"/>
        </w:rPr>
      </w:pPr>
      <w:r w:rsidRPr="008B754C">
        <w:rPr>
          <w:lang w:val="en-GB"/>
        </w:rPr>
        <w:t>Conclusions</w:t>
      </w:r>
    </w:p>
    <w:p w14:paraId="68BFB010" w14:textId="089C97FC" w:rsidR="008F7591" w:rsidRPr="00373042" w:rsidRDefault="6D2737F3" w:rsidP="00E04900">
      <w:pPr>
        <w:pStyle w:val="CETBodytext"/>
        <w:rPr>
          <w:lang w:val="en-GB"/>
        </w:rPr>
      </w:pPr>
      <w:r w:rsidRPr="00373042">
        <w:rPr>
          <w:lang w:val="en-GB"/>
        </w:rPr>
        <w:t xml:space="preserve">A research purpose was to identify packet-based attacks. We applied and compared statistics based learning and natural language learning models. In the first step, we utilized statistical learning algorithms on the generated dataset, achieving approximately 70% accuracy with support vector machines (SVC), naive Bayes, and logistic regression. The model considered the source IP address, destination IP address, used protocol, and packet length. The utilization of statistical learning algorithms alone may not be sufficient for reliably detecting attacks; however, the combination of different </w:t>
      </w:r>
      <w:r w:rsidRPr="00373042">
        <w:rPr>
          <w:rFonts w:cs="Arial"/>
          <w:lang w:val="en-GB" w:eastAsia="de-DE"/>
        </w:rPr>
        <w:t>models</w:t>
      </w:r>
      <w:r w:rsidRPr="00373042">
        <w:rPr>
          <w:lang w:val="en-GB"/>
        </w:rPr>
        <w:t xml:space="preserve"> could enhance this accuracy.</w:t>
      </w:r>
    </w:p>
    <w:p w14:paraId="753D2AA1" w14:textId="2E858A9F" w:rsidR="008F7591" w:rsidRPr="00373042" w:rsidRDefault="008F7591" w:rsidP="00E04900">
      <w:pPr>
        <w:pStyle w:val="CETBodytext"/>
        <w:rPr>
          <w:lang w:val="en-GB"/>
        </w:rPr>
      </w:pPr>
      <w:r w:rsidRPr="00373042">
        <w:rPr>
          <w:lang w:val="en-GB"/>
        </w:rPr>
        <w:t xml:space="preserve">Next, we applied natural language models, including Long Short-Term Memory and 1D convolutional models. In both cases, the data was assumed to be overfitted, as the models could have focused only on the source IP address and ignored other </w:t>
      </w:r>
      <w:r w:rsidR="71367EEE" w:rsidRPr="00373042">
        <w:rPr>
          <w:lang w:val="en-GB"/>
        </w:rPr>
        <w:t xml:space="preserve">relevant </w:t>
      </w:r>
      <w:r w:rsidRPr="00373042">
        <w:rPr>
          <w:lang w:val="en-GB"/>
        </w:rPr>
        <w:t xml:space="preserve">data (destination IP, protocol, length, etc.). </w:t>
      </w:r>
    </w:p>
    <w:p w14:paraId="0174156D" w14:textId="7B398BA0" w:rsidR="00E04900" w:rsidRPr="00373042" w:rsidRDefault="6D2737F3" w:rsidP="00E04900">
      <w:pPr>
        <w:pStyle w:val="CETBodytext"/>
        <w:rPr>
          <w:rFonts w:eastAsia="Arial" w:cs="Arial"/>
          <w:szCs w:val="18"/>
          <w:lang w:val="en-GB"/>
        </w:rPr>
      </w:pPr>
      <w:r w:rsidRPr="00373042">
        <w:rPr>
          <w:rFonts w:eastAsia="Arial" w:cs="Arial"/>
          <w:szCs w:val="18"/>
          <w:lang w:val="en-GB"/>
        </w:rPr>
        <w:lastRenderedPageBreak/>
        <w:t xml:space="preserve">This is also the reason for the over-adjusted results produced by the natural language models. In order to verify whether the neural network abandons this behaviour, it is imperative to conduct a test in a larger network where the attacker's IP address is randomly changed. </w:t>
      </w:r>
      <w:r w:rsidR="00E04900" w:rsidRPr="00373042">
        <w:rPr>
          <w:rFonts w:eastAsia="Arial" w:cs="Arial"/>
          <w:szCs w:val="18"/>
          <w:lang w:val="en-GB"/>
        </w:rPr>
        <w:t>Even though statistical and neural language models can identify data packets used for cyberattacks, they aren't ready to be used in practice yet. Further research and testing of the above-mentioned recommendations is required.</w:t>
      </w:r>
    </w:p>
    <w:p w14:paraId="07259E26" w14:textId="02D324A1" w:rsidR="000704DB" w:rsidRPr="008B754C" w:rsidRDefault="000704DB" w:rsidP="00373042">
      <w:pPr>
        <w:pStyle w:val="CETAcknowledgementstitle"/>
      </w:pPr>
      <w:r w:rsidRPr="008B754C">
        <w:t>Acknowledgement</w:t>
      </w:r>
    </w:p>
    <w:p w14:paraId="3EEFCFB2" w14:textId="10A3D433" w:rsidR="00943F91" w:rsidRPr="008B754C" w:rsidRDefault="6D2737F3" w:rsidP="001A78F5">
      <w:pPr>
        <w:pStyle w:val="CETBodytext"/>
        <w:rPr>
          <w:lang w:val="en-GB"/>
        </w:rPr>
      </w:pPr>
      <w:r w:rsidRPr="008B754C">
        <w:rPr>
          <w:lang w:val="en-GB"/>
        </w:rPr>
        <w:t>We express our gratitude to Andrews IT Engineering Ltd for their assistance in generating the artificial data packets.</w:t>
      </w:r>
    </w:p>
    <w:p w14:paraId="3119AC38" w14:textId="5283926C" w:rsidR="008A5A75" w:rsidRPr="008B754C" w:rsidRDefault="00D73AC3" w:rsidP="008A5A75">
      <w:pPr>
        <w:pStyle w:val="CETReference"/>
      </w:pPr>
      <w:bookmarkStart w:id="85" w:name="_Hlk495475023"/>
      <w:r w:rsidRPr="008B754C">
        <w:t>References</w:t>
      </w:r>
    </w:p>
    <w:p w14:paraId="3B7C81EE" w14:textId="77777777" w:rsidR="00EA3BD9" w:rsidRPr="000D4C20" w:rsidRDefault="00EA3BD9" w:rsidP="006E2F2C">
      <w:pPr>
        <w:pStyle w:val="CETReferencetext"/>
      </w:pPr>
      <w:r w:rsidRPr="000D4C20">
        <w:t>Aljabri, M., Aljameel, S.S., Mohammad, R.M.A., Almotiri, S.H., Mirza, S.; Anis, F.M.</w:t>
      </w:r>
      <w:del w:id="86" w:author="Zoltan Dobrady" w:date="2023-11-11T16:56:00Z">
        <w:r w:rsidRPr="000D4C20" w:rsidDel="00473D8E">
          <w:delText>;</w:delText>
        </w:r>
      </w:del>
      <w:r w:rsidRPr="000D4C20">
        <w:t xml:space="preserve"> Aboulnour, M., Alomari, D.M., Alhamed, D.H., Altamimi, H.S., 2021, Intelligent Techniques for Detecting Network Attacks: Review and Research Directions. Sensors, 21, 7070.</w:t>
      </w:r>
    </w:p>
    <w:p w14:paraId="5F7044E5" w14:textId="665DE475" w:rsidR="008A5A75" w:rsidRDefault="008A5A75" w:rsidP="008C79CD">
      <w:pPr>
        <w:pStyle w:val="CETReferencetext"/>
        <w:rPr>
          <w:ins w:id="87" w:author="Zoltan Dobrady" w:date="2023-11-11T16:48:00Z"/>
        </w:rPr>
      </w:pPr>
      <w:r w:rsidRPr="000604C1">
        <w:rPr>
          <w:rPrChange w:id="88" w:author="Zoltan Dobrady" w:date="2023-11-11T16:39:00Z">
            <w:rPr>
              <w:highlight w:val="yellow"/>
            </w:rPr>
          </w:rPrChange>
        </w:rPr>
        <w:t>Alpaydin E., 2020,</w:t>
      </w:r>
      <w:ins w:id="89" w:author="Zoltan Dobrady" w:date="2023-11-11T16:42:00Z">
        <w:r w:rsidR="00A32154" w:rsidRPr="008C79CD">
          <w:rPr>
            <w:rPrChange w:id="90" w:author="Zoltan Dobrady" w:date="2023-11-11T16:43:00Z">
              <w:rPr>
                <w:highlight w:val="yellow"/>
              </w:rPr>
            </w:rPrChange>
          </w:rPr>
          <w:t xml:space="preserve"> </w:t>
        </w:r>
      </w:ins>
      <w:ins w:id="91" w:author="Zoltan Dobrady" w:date="2023-11-11T16:43:00Z">
        <w:r w:rsidR="008C79CD" w:rsidRPr="008C79CD">
          <w:rPr>
            <w:rPrChange w:id="92" w:author="Zoltan Dobrady" w:date="2023-11-11T16:43:00Z">
              <w:rPr>
                <w:highlight w:val="yellow"/>
              </w:rPr>
            </w:rPrChange>
          </w:rPr>
          <w:t>Introduction to machine learning</w:t>
        </w:r>
        <w:r w:rsidR="008C79CD">
          <w:t xml:space="preserve">, </w:t>
        </w:r>
      </w:ins>
      <w:ins w:id="93" w:author="Zoltan Dobrady" w:date="2023-11-11T16:42:00Z">
        <w:r w:rsidR="00A32154">
          <w:t>MIT Press Cambridge, Massachusetts, London, England</w:t>
        </w:r>
      </w:ins>
      <w:ins w:id="94" w:author="Zoltan Dobrady" w:date="2023-11-11T16:43:00Z">
        <w:r w:rsidR="008C79CD">
          <w:t xml:space="preserve"> </w:t>
        </w:r>
      </w:ins>
      <w:ins w:id="95" w:author="Zoltan Dobrady" w:date="2023-11-11T16:42:00Z">
        <w:r w:rsidR="00A32154" w:rsidRPr="008C79CD">
          <w:rPr>
            <w:rPrChange w:id="96" w:author="Zoltan Dobrady" w:date="2023-11-11T16:43:00Z">
              <w:rPr>
                <w:highlight w:val="yellow"/>
              </w:rPr>
            </w:rPrChange>
          </w:rPr>
          <w:t>140</w:t>
        </w:r>
        <w:r w:rsidR="00A32154">
          <w:t xml:space="preserve"> – </w:t>
        </w:r>
        <w:r w:rsidR="00A32154" w:rsidRPr="008C79CD">
          <w:rPr>
            <w:rPrChange w:id="97" w:author="Zoltan Dobrady" w:date="2023-11-11T16:43:00Z">
              <w:rPr>
                <w:highlight w:val="yellow"/>
              </w:rPr>
            </w:rPrChange>
          </w:rPr>
          <w:t>145.</w:t>
        </w:r>
      </w:ins>
      <w:del w:id="98" w:author="Zoltan Dobrady" w:date="2023-11-11T16:42:00Z">
        <w:r w:rsidRPr="000604C1" w:rsidDel="00A32154">
          <w:rPr>
            <w:rPrChange w:id="99" w:author="Zoltan Dobrady" w:date="2023-11-11T16:39:00Z">
              <w:rPr>
                <w:highlight w:val="yellow"/>
              </w:rPr>
            </w:rPrChange>
          </w:rPr>
          <w:delText xml:space="preserve"> </w:delText>
        </w:r>
      </w:del>
      <w:del w:id="100" w:author="Zoltan Dobrady" w:date="2023-11-11T16:26:00Z">
        <w:r w:rsidRPr="000604C1" w:rsidDel="004556D6">
          <w:rPr>
            <w:rPrChange w:id="101" w:author="Zoltan Dobrady" w:date="2023-11-11T16:39:00Z">
              <w:rPr>
                <w:highlight w:val="yellow"/>
              </w:rPr>
            </w:rPrChange>
          </w:rPr>
          <w:delText>I</w:delText>
        </w:r>
      </w:del>
      <w:del w:id="102" w:author="Zoltan Dobrady" w:date="2023-11-11T16:42:00Z">
        <w:r w:rsidRPr="000604C1" w:rsidDel="00A32154">
          <w:rPr>
            <w:rPrChange w:id="103" w:author="Zoltan Dobrady" w:date="2023-11-11T16:39:00Z">
              <w:rPr>
                <w:highlight w:val="yellow"/>
              </w:rPr>
            </w:rPrChange>
          </w:rPr>
          <w:delText>ntroduction to machine learning, 140-145.</w:delText>
        </w:r>
      </w:del>
    </w:p>
    <w:p w14:paraId="20D246C9" w14:textId="0AF2F79E" w:rsidR="00CD157A" w:rsidRPr="00222123" w:rsidDel="00222123" w:rsidRDefault="00CD157A" w:rsidP="003E39E9">
      <w:pPr>
        <w:pStyle w:val="CETReferencetext"/>
        <w:rPr>
          <w:del w:id="104" w:author="Zoltan Dobrady" w:date="2023-11-11T16:52:00Z"/>
          <w:rPrChange w:id="105" w:author="Zoltan Dobrady" w:date="2023-11-11T16:53:00Z">
            <w:rPr>
              <w:del w:id="106" w:author="Zoltan Dobrady" w:date="2023-11-11T16:52:00Z"/>
              <w:highlight w:val="yellow"/>
            </w:rPr>
          </w:rPrChange>
        </w:rPr>
      </w:pPr>
    </w:p>
    <w:p w14:paraId="5B60A958" w14:textId="35F9A5A9" w:rsidR="005B60CE" w:rsidRPr="00A80F47" w:rsidRDefault="005B60CE" w:rsidP="00222123">
      <w:pPr>
        <w:pStyle w:val="CETReferencetext"/>
        <w:rPr>
          <w:highlight w:val="yellow"/>
        </w:rPr>
      </w:pPr>
      <w:r w:rsidRPr="00222123">
        <w:rPr>
          <w:rPrChange w:id="107" w:author="Zoltan Dobrady" w:date="2023-11-11T16:54:00Z">
            <w:rPr>
              <w:highlight w:val="yellow"/>
            </w:rPr>
          </w:rPrChange>
        </w:rPr>
        <w:t>Bayer J.</w:t>
      </w:r>
      <w:ins w:id="108" w:author="Zoltan Dobrady" w:date="2023-11-11T16:50:00Z">
        <w:r w:rsidR="005C64DA" w:rsidRPr="00222123">
          <w:rPr>
            <w:rPrChange w:id="109" w:author="Zoltan Dobrady" w:date="2023-11-11T16:54:00Z">
              <w:rPr>
                <w:highlight w:val="yellow"/>
              </w:rPr>
            </w:rPrChange>
          </w:rPr>
          <w:t>S.</w:t>
        </w:r>
      </w:ins>
      <w:r w:rsidRPr="00222123">
        <w:rPr>
          <w:rPrChange w:id="110" w:author="Zoltan Dobrady" w:date="2023-11-11T16:54:00Z">
            <w:rPr>
              <w:highlight w:val="yellow"/>
            </w:rPr>
          </w:rPrChange>
        </w:rPr>
        <w:t>,</w:t>
      </w:r>
      <w:ins w:id="111" w:author="Zoltan Dobrady" w:date="2023-11-11T16:52:00Z">
        <w:r w:rsidR="00FD12DC" w:rsidRPr="00222123">
          <w:rPr>
            <w:rPrChange w:id="112" w:author="Zoltan Dobrady" w:date="2023-11-11T16:54:00Z">
              <w:rPr>
                <w:highlight w:val="yellow"/>
              </w:rPr>
            </w:rPrChange>
          </w:rPr>
          <w:t xml:space="preserve"> </w:t>
        </w:r>
      </w:ins>
      <w:del w:id="113" w:author="Zoltan Dobrady" w:date="2023-11-11T16:52:00Z">
        <w:r w:rsidRPr="00222123" w:rsidDel="00FD12DC">
          <w:rPr>
            <w:rPrChange w:id="114" w:author="Zoltan Dobrady" w:date="2023-11-11T16:54:00Z">
              <w:rPr>
                <w:highlight w:val="yellow"/>
              </w:rPr>
            </w:rPrChange>
          </w:rPr>
          <w:delText xml:space="preserve"> </w:delText>
        </w:r>
      </w:del>
      <w:r w:rsidRPr="00222123">
        <w:rPr>
          <w:rPrChange w:id="115" w:author="Zoltan Dobrady" w:date="2023-11-11T16:54:00Z">
            <w:rPr>
              <w:highlight w:val="yellow"/>
            </w:rPr>
          </w:rPrChange>
        </w:rPr>
        <w:t xml:space="preserve">2015, Learning sequence representations, </w:t>
      </w:r>
      <w:ins w:id="116" w:author="Zoltan Dobrady" w:date="2023-11-11T16:59:00Z">
        <w:r w:rsidR="009F5344" w:rsidRPr="001F46B2">
          <w:t>PhD Thesis</w:t>
        </w:r>
        <w:r w:rsidR="009F5344">
          <w:t>,</w:t>
        </w:r>
      </w:ins>
      <w:ins w:id="117" w:author="Zoltan Dobrady" w:date="2023-11-11T17:01:00Z">
        <w:r w:rsidR="00794080">
          <w:t xml:space="preserve"> Techni</w:t>
        </w:r>
      </w:ins>
      <w:ins w:id="118" w:author="Zoltan Dobrady" w:date="2023-11-11T17:02:00Z">
        <w:r w:rsidR="003973AC">
          <w:t>cal University of Munich,</w:t>
        </w:r>
        <w:r w:rsidR="004253B7">
          <w:t xml:space="preserve"> Munich</w:t>
        </w:r>
      </w:ins>
      <w:ins w:id="119" w:author="Zoltan Dobrady" w:date="2023-11-11T17:03:00Z">
        <w:r w:rsidR="006E1402">
          <w:t>, Germany,</w:t>
        </w:r>
      </w:ins>
      <w:ins w:id="120" w:author="Zoltan Dobrady" w:date="2023-11-11T16:59:00Z">
        <w:r w:rsidR="009F5344" w:rsidRPr="009F5344">
          <w:t xml:space="preserve"> </w:t>
        </w:r>
      </w:ins>
      <w:r w:rsidRPr="00222123">
        <w:rPr>
          <w:rPrChange w:id="121" w:author="Zoltan Dobrady" w:date="2023-11-11T16:54:00Z">
            <w:rPr>
              <w:highlight w:val="yellow"/>
            </w:rPr>
          </w:rPrChange>
        </w:rPr>
        <w:t>13</w:t>
      </w:r>
      <w:ins w:id="122" w:author="Zoltan Dobrady" w:date="2023-11-11T17:45:00Z">
        <w:r w:rsidR="00FA05B4">
          <w:t xml:space="preserve"> </w:t>
        </w:r>
      </w:ins>
      <w:ins w:id="123" w:author="Zoltan Dobrady" w:date="2023-11-11T16:52:00Z">
        <w:r w:rsidR="00222123" w:rsidRPr="00222123">
          <w:t>–</w:t>
        </w:r>
      </w:ins>
      <w:ins w:id="124" w:author="Zoltan Dobrady" w:date="2023-11-11T17:45:00Z">
        <w:r w:rsidR="00FA05B4">
          <w:t xml:space="preserve"> </w:t>
        </w:r>
      </w:ins>
      <w:del w:id="125" w:author="Zoltan Dobrady" w:date="2023-11-11T16:52:00Z">
        <w:r w:rsidRPr="00222123" w:rsidDel="00222123">
          <w:rPr>
            <w:rPrChange w:id="126" w:author="Zoltan Dobrady" w:date="2023-11-11T16:54:00Z">
              <w:rPr>
                <w:highlight w:val="yellow"/>
              </w:rPr>
            </w:rPrChange>
          </w:rPr>
          <w:delText>-</w:delText>
        </w:r>
      </w:del>
      <w:r w:rsidRPr="00222123">
        <w:rPr>
          <w:rPrChange w:id="127" w:author="Zoltan Dobrady" w:date="2023-11-11T16:54:00Z">
            <w:rPr>
              <w:highlight w:val="yellow"/>
            </w:rPr>
          </w:rPrChange>
        </w:rPr>
        <w:t>16, 32</w:t>
      </w:r>
      <w:ins w:id="128" w:author="Zoltan Dobrady" w:date="2023-11-11T17:45:00Z">
        <w:r w:rsidR="00FA05B4">
          <w:t xml:space="preserve"> </w:t>
        </w:r>
      </w:ins>
      <w:ins w:id="129" w:author="Zoltan Dobrady" w:date="2023-11-11T16:52:00Z">
        <w:r w:rsidR="00222123" w:rsidRPr="00222123">
          <w:t>–</w:t>
        </w:r>
      </w:ins>
      <w:ins w:id="130" w:author="Zoltan Dobrady" w:date="2023-11-11T17:45:00Z">
        <w:r w:rsidR="00FA05B4">
          <w:t xml:space="preserve"> </w:t>
        </w:r>
      </w:ins>
      <w:del w:id="131" w:author="Zoltan Dobrady" w:date="2023-11-11T16:52:00Z">
        <w:r w:rsidRPr="00222123" w:rsidDel="00222123">
          <w:rPr>
            <w:rPrChange w:id="132" w:author="Zoltan Dobrady" w:date="2023-11-11T16:54:00Z">
              <w:rPr>
                <w:highlight w:val="yellow"/>
              </w:rPr>
            </w:rPrChange>
          </w:rPr>
          <w:delText>-</w:delText>
        </w:r>
      </w:del>
      <w:ins w:id="133" w:author="Zoltan Dobrady" w:date="2023-11-11T16:53:00Z">
        <w:r w:rsidR="00222123" w:rsidRPr="00222123">
          <w:rPr>
            <w:rPrChange w:id="134" w:author="Zoltan Dobrady" w:date="2023-11-11T16:54:00Z">
              <w:rPr>
                <w:highlight w:val="yellow"/>
              </w:rPr>
            </w:rPrChange>
          </w:rPr>
          <w:t>34.</w:t>
        </w:r>
      </w:ins>
      <w:del w:id="135" w:author="Zoltan Dobrady" w:date="2023-11-11T16:53:00Z">
        <w:r w:rsidRPr="00A80F47" w:rsidDel="00222123">
          <w:rPr>
            <w:highlight w:val="yellow"/>
          </w:rPr>
          <w:delText>34</w:delText>
        </w:r>
        <w:r w:rsidR="00E835E1" w:rsidRPr="00A80F47" w:rsidDel="00222123">
          <w:rPr>
            <w:highlight w:val="yellow"/>
          </w:rPr>
          <w:delText>.</w:delText>
        </w:r>
      </w:del>
    </w:p>
    <w:p w14:paraId="1238D258" w14:textId="6B060198" w:rsidR="00262ABC" w:rsidRPr="005A162C" w:rsidRDefault="00262ABC" w:rsidP="00D22D69">
      <w:pPr>
        <w:pStyle w:val="CETReferencetext"/>
        <w:rPr>
          <w:color w:val="000000" w:themeColor="text1"/>
          <w:rPrChange w:id="136" w:author="Zoltan Dobrady" w:date="2023-11-11T17:10:00Z">
            <w:rPr>
              <w:color w:val="000000" w:themeColor="text1"/>
              <w:highlight w:val="yellow"/>
            </w:rPr>
          </w:rPrChange>
        </w:rPr>
      </w:pPr>
      <w:r w:rsidRPr="005A162C">
        <w:rPr>
          <w:color w:val="000000" w:themeColor="text1"/>
          <w:rPrChange w:id="137" w:author="Zoltan Dobrady" w:date="2023-11-11T17:10:00Z">
            <w:rPr>
              <w:color w:val="000000" w:themeColor="text1"/>
              <w:highlight w:val="yellow"/>
            </w:rPr>
          </w:rPrChange>
        </w:rPr>
        <w:t>Ben-Hur A</w:t>
      </w:r>
      <w:r w:rsidR="009C1849" w:rsidRPr="005A162C">
        <w:rPr>
          <w:color w:val="000000" w:themeColor="text1"/>
          <w:rPrChange w:id="138" w:author="Zoltan Dobrady" w:date="2023-11-11T17:10:00Z">
            <w:rPr>
              <w:color w:val="000000" w:themeColor="text1"/>
              <w:highlight w:val="yellow"/>
            </w:rPr>
          </w:rPrChange>
        </w:rPr>
        <w:t>.,</w:t>
      </w:r>
      <w:r w:rsidRPr="005A162C">
        <w:rPr>
          <w:color w:val="000000" w:themeColor="text1"/>
          <w:rPrChange w:id="139" w:author="Zoltan Dobrady" w:date="2023-11-11T17:10:00Z">
            <w:rPr>
              <w:color w:val="000000" w:themeColor="text1"/>
              <w:highlight w:val="yellow"/>
            </w:rPr>
          </w:rPrChange>
        </w:rPr>
        <w:t xml:space="preserve"> Horn</w:t>
      </w:r>
      <w:r w:rsidR="009C1849" w:rsidRPr="005A162C">
        <w:rPr>
          <w:color w:val="000000" w:themeColor="text1"/>
          <w:rPrChange w:id="140" w:author="Zoltan Dobrady" w:date="2023-11-11T17:10:00Z">
            <w:rPr>
              <w:color w:val="000000" w:themeColor="text1"/>
              <w:highlight w:val="yellow"/>
            </w:rPr>
          </w:rPrChange>
        </w:rPr>
        <w:t xml:space="preserve"> </w:t>
      </w:r>
      <w:r w:rsidRPr="005A162C">
        <w:rPr>
          <w:color w:val="000000" w:themeColor="text1"/>
          <w:rPrChange w:id="141" w:author="Zoltan Dobrady" w:date="2023-11-11T17:10:00Z">
            <w:rPr>
              <w:color w:val="000000" w:themeColor="text1"/>
              <w:highlight w:val="yellow"/>
            </w:rPr>
          </w:rPrChange>
        </w:rPr>
        <w:t>D</w:t>
      </w:r>
      <w:r w:rsidR="009C1849" w:rsidRPr="005A162C">
        <w:rPr>
          <w:color w:val="000000" w:themeColor="text1"/>
          <w:rPrChange w:id="142" w:author="Zoltan Dobrady" w:date="2023-11-11T17:10:00Z">
            <w:rPr>
              <w:color w:val="000000" w:themeColor="text1"/>
              <w:highlight w:val="yellow"/>
            </w:rPr>
          </w:rPrChange>
        </w:rPr>
        <w:t>.,</w:t>
      </w:r>
      <w:r w:rsidRPr="005A162C">
        <w:rPr>
          <w:color w:val="000000" w:themeColor="text1"/>
          <w:rPrChange w:id="143" w:author="Zoltan Dobrady" w:date="2023-11-11T17:10:00Z">
            <w:rPr>
              <w:color w:val="000000" w:themeColor="text1"/>
              <w:highlight w:val="yellow"/>
            </w:rPr>
          </w:rPrChange>
        </w:rPr>
        <w:t xml:space="preserve"> Siegelmann H</w:t>
      </w:r>
      <w:r w:rsidR="009C1849" w:rsidRPr="005A162C">
        <w:rPr>
          <w:color w:val="000000" w:themeColor="text1"/>
          <w:rPrChange w:id="144" w:author="Zoltan Dobrady" w:date="2023-11-11T17:10:00Z">
            <w:rPr>
              <w:color w:val="000000" w:themeColor="text1"/>
              <w:highlight w:val="yellow"/>
            </w:rPr>
          </w:rPrChange>
        </w:rPr>
        <w:t>.</w:t>
      </w:r>
      <w:ins w:id="145" w:author="Zoltan Dobrady" w:date="2023-11-11T17:08:00Z">
        <w:r w:rsidR="00E97DB4" w:rsidRPr="005A162C">
          <w:rPr>
            <w:color w:val="000000" w:themeColor="text1"/>
            <w:rPrChange w:id="146" w:author="Zoltan Dobrady" w:date="2023-11-11T17:10:00Z">
              <w:rPr>
                <w:color w:val="000000" w:themeColor="text1"/>
                <w:highlight w:val="yellow"/>
              </w:rPr>
            </w:rPrChange>
          </w:rPr>
          <w:t>T.</w:t>
        </w:r>
      </w:ins>
      <w:r w:rsidR="009C1849" w:rsidRPr="005A162C">
        <w:rPr>
          <w:color w:val="000000" w:themeColor="text1"/>
          <w:rPrChange w:id="147" w:author="Zoltan Dobrady" w:date="2023-11-11T17:10:00Z">
            <w:rPr>
              <w:color w:val="000000" w:themeColor="text1"/>
              <w:highlight w:val="yellow"/>
            </w:rPr>
          </w:rPrChange>
        </w:rPr>
        <w:t>,</w:t>
      </w:r>
      <w:r w:rsidRPr="005A162C">
        <w:rPr>
          <w:color w:val="000000" w:themeColor="text1"/>
          <w:rPrChange w:id="148" w:author="Zoltan Dobrady" w:date="2023-11-11T17:10:00Z">
            <w:rPr>
              <w:color w:val="000000" w:themeColor="text1"/>
              <w:highlight w:val="yellow"/>
            </w:rPr>
          </w:rPrChange>
        </w:rPr>
        <w:t xml:space="preserve"> Vapnik </w:t>
      </w:r>
      <w:r w:rsidR="00C74E72" w:rsidRPr="005A162C">
        <w:rPr>
          <w:color w:val="000000" w:themeColor="text1"/>
          <w:rPrChange w:id="149" w:author="Zoltan Dobrady" w:date="2023-11-11T17:10:00Z">
            <w:rPr>
              <w:color w:val="000000" w:themeColor="text1"/>
              <w:highlight w:val="yellow"/>
            </w:rPr>
          </w:rPrChange>
        </w:rPr>
        <w:t>V</w:t>
      </w:r>
      <w:r w:rsidRPr="005A162C">
        <w:rPr>
          <w:color w:val="000000" w:themeColor="text1"/>
          <w:rPrChange w:id="150" w:author="Zoltan Dobrady" w:date="2023-11-11T17:10:00Z">
            <w:rPr>
              <w:color w:val="000000" w:themeColor="text1"/>
              <w:highlight w:val="yellow"/>
            </w:rPr>
          </w:rPrChange>
        </w:rPr>
        <w:t>.</w:t>
      </w:r>
      <w:r w:rsidR="00776625" w:rsidRPr="005A162C">
        <w:rPr>
          <w:color w:val="000000" w:themeColor="text1"/>
          <w:rPrChange w:id="151" w:author="Zoltan Dobrady" w:date="2023-11-11T17:10:00Z">
            <w:rPr>
              <w:color w:val="000000" w:themeColor="text1"/>
              <w:highlight w:val="yellow"/>
            </w:rPr>
          </w:rPrChange>
        </w:rPr>
        <w:t>,</w:t>
      </w:r>
      <w:r w:rsidRPr="005A162C">
        <w:rPr>
          <w:color w:val="000000" w:themeColor="text1"/>
          <w:rPrChange w:id="152" w:author="Zoltan Dobrady" w:date="2023-11-11T17:10:00Z">
            <w:rPr>
              <w:color w:val="000000" w:themeColor="text1"/>
              <w:highlight w:val="yellow"/>
            </w:rPr>
          </w:rPrChange>
        </w:rPr>
        <w:t xml:space="preserve"> </w:t>
      </w:r>
      <w:r w:rsidR="00907E40" w:rsidRPr="005A162C">
        <w:rPr>
          <w:color w:val="000000" w:themeColor="text1"/>
          <w:rPrChange w:id="153" w:author="Zoltan Dobrady" w:date="2023-11-11T17:10:00Z">
            <w:rPr>
              <w:color w:val="000000" w:themeColor="text1"/>
              <w:highlight w:val="yellow"/>
            </w:rPr>
          </w:rPrChange>
        </w:rPr>
        <w:t xml:space="preserve">2001, </w:t>
      </w:r>
      <w:r w:rsidRPr="005A162C">
        <w:rPr>
          <w:color w:val="000000" w:themeColor="text1"/>
          <w:rPrChange w:id="154" w:author="Zoltan Dobrady" w:date="2023-11-11T17:10:00Z">
            <w:rPr>
              <w:color w:val="000000" w:themeColor="text1"/>
              <w:highlight w:val="yellow"/>
            </w:rPr>
          </w:rPrChange>
        </w:rPr>
        <w:t>Support vector clustering</w:t>
      </w:r>
      <w:r w:rsidR="00C36681" w:rsidRPr="005A162C">
        <w:rPr>
          <w:color w:val="000000" w:themeColor="text1"/>
          <w:rPrChange w:id="155" w:author="Zoltan Dobrady" w:date="2023-11-11T17:10:00Z">
            <w:rPr>
              <w:color w:val="000000" w:themeColor="text1"/>
              <w:highlight w:val="yellow"/>
            </w:rPr>
          </w:rPrChange>
        </w:rPr>
        <w:t>,</w:t>
      </w:r>
      <w:r w:rsidRPr="005A162C">
        <w:rPr>
          <w:color w:val="000000" w:themeColor="text1"/>
          <w:rPrChange w:id="156" w:author="Zoltan Dobrady" w:date="2023-11-11T17:10:00Z">
            <w:rPr>
              <w:color w:val="000000" w:themeColor="text1"/>
              <w:highlight w:val="yellow"/>
            </w:rPr>
          </w:rPrChange>
        </w:rPr>
        <w:t xml:space="preserve"> </w:t>
      </w:r>
      <w:del w:id="157" w:author="Zoltan Dobrady" w:date="2023-11-11T17:09:00Z">
        <w:r w:rsidRPr="005A162C" w:rsidDel="006B7BED">
          <w:rPr>
            <w:color w:val="000000" w:themeColor="text1"/>
            <w:rPrChange w:id="158" w:author="Zoltan Dobrady" w:date="2023-11-11T17:10:00Z">
              <w:rPr>
                <w:color w:val="000000" w:themeColor="text1"/>
                <w:highlight w:val="yellow"/>
              </w:rPr>
            </w:rPrChange>
          </w:rPr>
          <w:delText xml:space="preserve"> </w:delText>
        </w:r>
      </w:del>
      <w:r w:rsidRPr="005A162C">
        <w:rPr>
          <w:color w:val="000000" w:themeColor="text1"/>
          <w:rPrChange w:id="159" w:author="Zoltan Dobrady" w:date="2023-11-11T17:10:00Z">
            <w:rPr>
              <w:color w:val="000000" w:themeColor="text1"/>
              <w:highlight w:val="yellow"/>
            </w:rPr>
          </w:rPrChange>
        </w:rPr>
        <w:t>Journal of Machine Learning</w:t>
      </w:r>
      <w:r w:rsidR="003D5ADE" w:rsidRPr="005A162C">
        <w:rPr>
          <w:color w:val="000000" w:themeColor="text1"/>
          <w:rPrChange w:id="160" w:author="Zoltan Dobrady" w:date="2023-11-11T17:10:00Z">
            <w:rPr>
              <w:color w:val="000000" w:themeColor="text1"/>
              <w:highlight w:val="yellow"/>
            </w:rPr>
          </w:rPrChange>
        </w:rPr>
        <w:t>,</w:t>
      </w:r>
      <w:r w:rsidR="00B02E5C" w:rsidRPr="005A162C">
        <w:rPr>
          <w:color w:val="000000" w:themeColor="text1"/>
          <w:rPrChange w:id="161" w:author="Zoltan Dobrady" w:date="2023-11-11T17:10:00Z">
            <w:rPr>
              <w:color w:val="000000" w:themeColor="text1"/>
              <w:highlight w:val="yellow"/>
            </w:rPr>
          </w:rPrChange>
        </w:rPr>
        <w:t xml:space="preserve"> </w:t>
      </w:r>
      <w:ins w:id="162" w:author="Zoltan Dobrady" w:date="2023-11-11T17:10:00Z">
        <w:r w:rsidR="005A162C" w:rsidRPr="005A162C">
          <w:rPr>
            <w:color w:val="000000" w:themeColor="text1"/>
          </w:rPr>
          <w:t>Journal of Machine Learning Research 2</w:t>
        </w:r>
        <w:r w:rsidR="00032936">
          <w:rPr>
            <w:color w:val="000000" w:themeColor="text1"/>
          </w:rPr>
          <w:t>,</w:t>
        </w:r>
        <w:r w:rsidR="005A162C" w:rsidRPr="005A162C">
          <w:rPr>
            <w:color w:val="000000" w:themeColor="text1"/>
            <w:rPrChange w:id="163" w:author="Zoltan Dobrady" w:date="2023-11-11T17:10:00Z">
              <w:rPr>
                <w:color w:val="000000" w:themeColor="text1"/>
                <w:highlight w:val="yellow"/>
              </w:rPr>
            </w:rPrChange>
          </w:rPr>
          <w:t xml:space="preserve"> </w:t>
        </w:r>
      </w:ins>
      <w:r w:rsidRPr="005A162C">
        <w:rPr>
          <w:color w:val="000000" w:themeColor="text1"/>
          <w:rPrChange w:id="164" w:author="Zoltan Dobrady" w:date="2023-11-11T17:10:00Z">
            <w:rPr>
              <w:color w:val="000000" w:themeColor="text1"/>
              <w:highlight w:val="yellow"/>
            </w:rPr>
          </w:rPrChange>
        </w:rPr>
        <w:t>125–137.</w:t>
      </w:r>
    </w:p>
    <w:p w14:paraId="35656E2B" w14:textId="5EC5837C" w:rsidR="008A5A75" w:rsidRPr="00F6463D" w:rsidRDefault="008A5A75" w:rsidP="00F6463D">
      <w:pPr>
        <w:pStyle w:val="CETReferencetext"/>
        <w:rPr>
          <w:rPrChange w:id="165" w:author="Zoltan Dobrady" w:date="2023-11-11T17:20:00Z">
            <w:rPr>
              <w:highlight w:val="yellow"/>
            </w:rPr>
          </w:rPrChange>
        </w:rPr>
      </w:pPr>
      <w:r w:rsidRPr="00F6463D">
        <w:rPr>
          <w:rPrChange w:id="166" w:author="Zoltan Dobrady" w:date="2023-11-11T17:20:00Z">
            <w:rPr>
              <w:highlight w:val="yellow"/>
            </w:rPr>
          </w:rPrChange>
        </w:rPr>
        <w:t>Breiman L</w:t>
      </w:r>
      <w:del w:id="167" w:author="Zoltan Dobrady" w:date="2023-11-11T17:18:00Z">
        <w:r w:rsidRPr="00F6463D" w:rsidDel="00277E78">
          <w:rPr>
            <w:rPrChange w:id="168" w:author="Zoltan Dobrady" w:date="2023-11-11T17:20:00Z">
              <w:rPr>
                <w:highlight w:val="yellow"/>
              </w:rPr>
            </w:rPrChange>
          </w:rPr>
          <w:delText>., Cutler A</w:delText>
        </w:r>
      </w:del>
      <w:r w:rsidRPr="00F6463D">
        <w:rPr>
          <w:rPrChange w:id="169" w:author="Zoltan Dobrady" w:date="2023-11-11T17:20:00Z">
            <w:rPr>
              <w:highlight w:val="yellow"/>
            </w:rPr>
          </w:rPrChange>
        </w:rPr>
        <w:t>., 2001,</w:t>
      </w:r>
      <w:ins w:id="170" w:author="Zoltan Dobrady" w:date="2023-11-11T17:19:00Z">
        <w:r w:rsidR="000E6C18" w:rsidRPr="00F6463D">
          <w:rPr>
            <w:rPrChange w:id="171" w:author="Zoltan Dobrady" w:date="2023-11-11T17:20:00Z">
              <w:rPr>
                <w:highlight w:val="yellow"/>
              </w:rPr>
            </w:rPrChange>
          </w:rPr>
          <w:t xml:space="preserve"> Random Forests,</w:t>
        </w:r>
      </w:ins>
      <w:r w:rsidRPr="00F6463D">
        <w:rPr>
          <w:rPrChange w:id="172" w:author="Zoltan Dobrady" w:date="2023-11-11T17:20:00Z">
            <w:rPr>
              <w:highlight w:val="yellow"/>
            </w:rPr>
          </w:rPrChange>
        </w:rPr>
        <w:t xml:space="preserve"> Machine Learning,</w:t>
      </w:r>
      <w:ins w:id="173" w:author="Zoltan Dobrady" w:date="2023-11-11T17:19:00Z">
        <w:r w:rsidR="00F6463D" w:rsidRPr="00F6463D">
          <w:rPr>
            <w:rPrChange w:id="174" w:author="Zoltan Dobrady" w:date="2023-11-11T17:20:00Z">
              <w:rPr>
                <w:highlight w:val="yellow"/>
              </w:rPr>
            </w:rPrChange>
          </w:rPr>
          <w:t>45,</w:t>
        </w:r>
      </w:ins>
      <w:r w:rsidRPr="00F6463D">
        <w:rPr>
          <w:rPrChange w:id="175" w:author="Zoltan Dobrady" w:date="2023-11-11T17:20:00Z">
            <w:rPr>
              <w:highlight w:val="yellow"/>
            </w:rPr>
          </w:rPrChange>
        </w:rPr>
        <w:t xml:space="preserve"> 5</w:t>
      </w:r>
      <w:ins w:id="176" w:author="Zoltan Dobrady" w:date="2023-11-11T17:46:00Z">
        <w:r w:rsidR="00FA05B4">
          <w:t xml:space="preserve"> </w:t>
        </w:r>
      </w:ins>
      <w:ins w:id="177" w:author="Zoltan Dobrady" w:date="2023-11-11T17:19:00Z">
        <w:r w:rsidR="00F6463D" w:rsidRPr="00F6463D">
          <w:rPr>
            <w:color w:val="000000" w:themeColor="text1"/>
          </w:rPr>
          <w:t>–</w:t>
        </w:r>
      </w:ins>
      <w:ins w:id="178" w:author="Zoltan Dobrady" w:date="2023-11-11T17:46:00Z">
        <w:r w:rsidR="00FA05B4">
          <w:rPr>
            <w:color w:val="000000" w:themeColor="text1"/>
          </w:rPr>
          <w:t xml:space="preserve"> </w:t>
        </w:r>
      </w:ins>
      <w:del w:id="179" w:author="Zoltan Dobrady" w:date="2023-11-11T17:19:00Z">
        <w:r w:rsidRPr="00F6463D" w:rsidDel="00F6463D">
          <w:rPr>
            <w:rPrChange w:id="180" w:author="Zoltan Dobrady" w:date="2023-11-11T17:20:00Z">
              <w:rPr>
                <w:highlight w:val="yellow"/>
              </w:rPr>
            </w:rPrChange>
          </w:rPr>
          <w:delText>-</w:delText>
        </w:r>
      </w:del>
      <w:r w:rsidRPr="00F6463D">
        <w:rPr>
          <w:rPrChange w:id="181" w:author="Zoltan Dobrady" w:date="2023-11-11T17:20:00Z">
            <w:rPr>
              <w:highlight w:val="yellow"/>
            </w:rPr>
          </w:rPrChange>
        </w:rPr>
        <w:t>32</w:t>
      </w:r>
      <w:r w:rsidR="005F6D2B" w:rsidRPr="00F6463D">
        <w:rPr>
          <w:rPrChange w:id="182" w:author="Zoltan Dobrady" w:date="2023-11-11T17:20:00Z">
            <w:rPr>
              <w:highlight w:val="yellow"/>
            </w:rPr>
          </w:rPrChange>
        </w:rPr>
        <w:t>.</w:t>
      </w:r>
    </w:p>
    <w:p w14:paraId="2ED61349" w14:textId="0E5E84E1" w:rsidR="00454FE0" w:rsidRDefault="00454FE0">
      <w:pPr>
        <w:pStyle w:val="CETReferencetext"/>
        <w:ind w:left="0" w:firstLine="0"/>
        <w:rPr>
          <w:ins w:id="183" w:author="Zoltan Dobrady" w:date="2023-11-11T18:22:00Z"/>
        </w:rPr>
        <w:pPrChange w:id="184" w:author="Zoltan Dobrady" w:date="2023-11-11T18:23:00Z">
          <w:pPr>
            <w:pStyle w:val="CETReferencetext"/>
          </w:pPr>
        </w:pPrChange>
      </w:pPr>
      <w:ins w:id="185" w:author="Zoltan Dobrady" w:date="2023-11-11T18:23:00Z">
        <w:r w:rsidRPr="00A10BBE">
          <w:t xml:space="preserve">Duda R.O., Hart P.E., Stork D.G., 2001, Pattern Classification, Wiley, New York, USA. </w:t>
        </w:r>
      </w:ins>
    </w:p>
    <w:p w14:paraId="3C87D1C0" w14:textId="778E72C6" w:rsidR="006D1F15" w:rsidDel="004B6127" w:rsidRDefault="004B6127" w:rsidP="00373042">
      <w:pPr>
        <w:pStyle w:val="CETReferencetext"/>
        <w:ind w:left="0" w:firstLine="0"/>
        <w:rPr>
          <w:del w:id="186" w:author="Zoltan Dobrady" w:date="2023-11-11T17:23:00Z"/>
        </w:rPr>
      </w:pPr>
      <w:ins w:id="187" w:author="Zoltan Dobrady" w:date="2023-11-11T17:23:00Z">
        <w:r w:rsidRPr="004B6127">
          <w:t>Ghojogh B., Crowley M., 2019, Linear and Quadratic Discriminant Analysis: Tutorial, arXiv:1906.02590, &lt;arxiv.org/abs/1906.02590&gt; accessed 21.08.2023.</w:t>
        </w:r>
      </w:ins>
      <w:del w:id="188" w:author="Zoltan Dobrady" w:date="2023-11-11T17:23:00Z">
        <w:r w:rsidR="006D1F15" w:rsidRPr="00A80F47" w:rsidDel="004B6127">
          <w:rPr>
            <w:highlight w:val="yellow"/>
          </w:rPr>
          <w:delText>Ghojogh B., Crowley M., 2019, Linear and Quadratic Discriminant Analysis: Tutorial</w:delText>
        </w:r>
      </w:del>
    </w:p>
    <w:p w14:paraId="67F56F1B" w14:textId="77777777" w:rsidR="004B6127" w:rsidRPr="00A80F47" w:rsidRDefault="004B6127" w:rsidP="00D22D69">
      <w:pPr>
        <w:pStyle w:val="CETReferencetext"/>
        <w:rPr>
          <w:ins w:id="189" w:author="Zoltan Dobrady" w:date="2023-11-11T17:23:00Z"/>
          <w:highlight w:val="yellow"/>
        </w:rPr>
      </w:pPr>
    </w:p>
    <w:p w14:paraId="69743FFE" w14:textId="6F59627B" w:rsidR="00203FFF" w:rsidRPr="00FD75CC" w:rsidRDefault="00203FFF">
      <w:pPr>
        <w:pStyle w:val="CETReferencetext"/>
        <w:rPr>
          <w:highlight w:val="yellow"/>
        </w:rPr>
        <w:pPrChange w:id="190" w:author="Zoltan Dobrady" w:date="2023-11-11T17:32:00Z">
          <w:pPr>
            <w:pStyle w:val="CETReferencetext"/>
            <w:ind w:left="0" w:firstLine="0"/>
          </w:pPr>
        </w:pPrChange>
      </w:pPr>
      <w:ins w:id="191" w:author="Zoltan Dobrady" w:date="2023-11-11T17:32:00Z">
        <w:r w:rsidRPr="00FD75CC">
          <w:rPr>
            <w:rPrChange w:id="192" w:author="Zoltan Dobrady" w:date="2023-11-11T17:33:00Z">
              <w:rPr>
                <w:highlight w:val="yellow"/>
              </w:rPr>
            </w:rPrChange>
          </w:rPr>
          <w:t xml:space="preserve">Hastie T., Tibshirani R., Fiedman J., 2009, The elements of statistical learning: </w:t>
        </w:r>
      </w:ins>
      <w:ins w:id="193" w:author="Zoltan Dobrady" w:date="2023-11-11T17:33:00Z">
        <w:r w:rsidR="00B555D0">
          <w:t>D</w:t>
        </w:r>
      </w:ins>
      <w:ins w:id="194" w:author="Zoltan Dobrady" w:date="2023-11-11T17:32:00Z">
        <w:r w:rsidRPr="00FD75CC">
          <w:rPr>
            <w:rPrChange w:id="195" w:author="Zoltan Dobrady" w:date="2023-11-11T17:33:00Z">
              <w:rPr>
                <w:highlight w:val="yellow"/>
              </w:rPr>
            </w:rPrChange>
          </w:rPr>
          <w:t xml:space="preserve">ata </w:t>
        </w:r>
      </w:ins>
      <w:ins w:id="196" w:author="Zoltan Dobrady" w:date="2023-11-11T17:33:00Z">
        <w:r w:rsidR="00B555D0">
          <w:t>M</w:t>
        </w:r>
      </w:ins>
      <w:ins w:id="197" w:author="Zoltan Dobrady" w:date="2023-11-11T17:32:00Z">
        <w:r w:rsidRPr="00FD75CC">
          <w:rPr>
            <w:rPrChange w:id="198" w:author="Zoltan Dobrady" w:date="2023-11-11T17:33:00Z">
              <w:rPr>
                <w:highlight w:val="yellow"/>
              </w:rPr>
            </w:rPrChange>
          </w:rPr>
          <w:t xml:space="preserve">ining, </w:t>
        </w:r>
      </w:ins>
      <w:ins w:id="199" w:author="Zoltan Dobrady" w:date="2023-11-11T17:34:00Z">
        <w:r w:rsidR="000F2F5A">
          <w:t>I</w:t>
        </w:r>
      </w:ins>
      <w:ins w:id="200" w:author="Zoltan Dobrady" w:date="2023-11-11T17:32:00Z">
        <w:r w:rsidRPr="00FD75CC">
          <w:rPr>
            <w:rPrChange w:id="201" w:author="Zoltan Dobrady" w:date="2023-11-11T17:33:00Z">
              <w:rPr>
                <w:highlight w:val="yellow"/>
              </w:rPr>
            </w:rPrChange>
          </w:rPr>
          <w:t xml:space="preserve">nference, and </w:t>
        </w:r>
      </w:ins>
      <w:ins w:id="202" w:author="Zoltan Dobrady" w:date="2023-11-11T17:34:00Z">
        <w:r w:rsidR="000F2F5A">
          <w:t>P</w:t>
        </w:r>
      </w:ins>
      <w:ins w:id="203" w:author="Zoltan Dobrady" w:date="2023-11-11T17:32:00Z">
        <w:r w:rsidRPr="00FD75CC">
          <w:rPr>
            <w:rPrChange w:id="204" w:author="Zoltan Dobrady" w:date="2023-11-11T17:33:00Z">
              <w:rPr>
                <w:highlight w:val="yellow"/>
              </w:rPr>
            </w:rPrChange>
          </w:rPr>
          <w:t>rediction, Springer Science and Business, New York, NY, USA, 14</w:t>
        </w:r>
        <w:r w:rsidRPr="00FD75CC">
          <w:t xml:space="preserve"> – </w:t>
        </w:r>
        <w:r w:rsidRPr="00FD75CC">
          <w:rPr>
            <w:rPrChange w:id="205" w:author="Zoltan Dobrady" w:date="2023-11-11T17:33:00Z">
              <w:rPr>
                <w:highlight w:val="yellow"/>
              </w:rPr>
            </w:rPrChange>
          </w:rPr>
          <w:t>18.</w:t>
        </w:r>
      </w:ins>
      <w:del w:id="206" w:author="Zoltan Dobrady" w:date="2023-11-11T17:32:00Z">
        <w:r w:rsidR="00393C5D" w:rsidRPr="00FD75CC" w:rsidDel="00203FFF">
          <w:rPr>
            <w:highlight w:val="yellow"/>
          </w:rPr>
          <w:delText>Hastie T., Tibshirani R., Fiedman J., 2009, The elements of statistical learning: data mining, inference, and prediction, 14-18.</w:delText>
        </w:r>
      </w:del>
    </w:p>
    <w:p w14:paraId="3E7BF3A9" w14:textId="7B18C8F0" w:rsidR="00105A9F" w:rsidDel="00D26761" w:rsidRDefault="00D26761" w:rsidP="00583FF4">
      <w:pPr>
        <w:pStyle w:val="CETReferencetext"/>
        <w:rPr>
          <w:del w:id="207" w:author="Zoltan Dobrady" w:date="2023-11-11T17:40:00Z"/>
        </w:rPr>
      </w:pPr>
      <w:ins w:id="208" w:author="Zoltan Dobrady" w:date="2023-11-11T17:40:00Z">
        <w:r>
          <w:t>Kuzlu, M., Fair, C.</w:t>
        </w:r>
      </w:ins>
      <w:ins w:id="209" w:author="Zoltan Dobrady" w:date="2023-11-11T17:42:00Z">
        <w:r w:rsidR="007440A4">
          <w:t xml:space="preserve">, </w:t>
        </w:r>
      </w:ins>
      <w:ins w:id="210" w:author="Zoltan Dobrady" w:date="2023-11-11T17:40:00Z">
        <w:r>
          <w:t>Guler, O.</w:t>
        </w:r>
      </w:ins>
      <w:ins w:id="211" w:author="Zoltan Dobrady" w:date="2023-11-11T17:42:00Z">
        <w:r w:rsidR="007440A4">
          <w:t>,2021,</w:t>
        </w:r>
      </w:ins>
      <w:ins w:id="212" w:author="Zoltan Dobrady" w:date="2023-11-11T17:40:00Z">
        <w:r>
          <w:t xml:space="preserve"> Role of Artificial Intelligence in the Internet of Things (IoT) cybersecurity. </w:t>
        </w:r>
        <w:r>
          <w:rPr>
            <w:i/>
            <w:iCs/>
          </w:rPr>
          <w:t>Discover Internet Things</w:t>
        </w:r>
        <w:r>
          <w:t xml:space="preserve"> </w:t>
        </w:r>
        <w:r w:rsidRPr="00FE1F75">
          <w:rPr>
            <w:rPrChange w:id="213" w:author="Zoltan Dobrady" w:date="2023-11-11T17:43:00Z">
              <w:rPr>
                <w:b/>
                <w:bCs/>
              </w:rPr>
            </w:rPrChange>
          </w:rPr>
          <w:t>1</w:t>
        </w:r>
        <w:r>
          <w:t>, 7</w:t>
        </w:r>
      </w:ins>
      <w:ins w:id="214" w:author="Zoltan Dobrady" w:date="2023-11-11T17:54:00Z">
        <w:r w:rsidR="00057080">
          <w:t>.</w:t>
        </w:r>
      </w:ins>
      <w:del w:id="215" w:author="Zoltan Dobrady" w:date="2023-11-11T17:40:00Z">
        <w:r w:rsidR="00105A9F" w:rsidRPr="00A80F47" w:rsidDel="00D26761">
          <w:rPr>
            <w:rFonts w:cs="Arial"/>
            <w:highlight w:val="yellow"/>
          </w:rPr>
          <w:delText xml:space="preserve">Kuzlu </w:delText>
        </w:r>
        <w:r w:rsidR="00211A56" w:rsidRPr="00A80F47" w:rsidDel="00D26761">
          <w:rPr>
            <w:rFonts w:cs="Arial"/>
            <w:highlight w:val="yellow"/>
          </w:rPr>
          <w:delText xml:space="preserve">M., </w:delText>
        </w:r>
        <w:r w:rsidR="003761A6" w:rsidRPr="00A80F47" w:rsidDel="00D26761">
          <w:rPr>
            <w:rFonts w:cs="Arial"/>
            <w:highlight w:val="yellow"/>
          </w:rPr>
          <w:delText>Fair C., Guler</w:delText>
        </w:r>
        <w:r w:rsidR="0070411C" w:rsidRPr="00A80F47" w:rsidDel="00D26761">
          <w:rPr>
            <w:rFonts w:cs="Arial"/>
            <w:highlight w:val="yellow"/>
          </w:rPr>
          <w:delText xml:space="preserve"> O., </w:delText>
        </w:r>
        <w:r w:rsidR="00105A9F" w:rsidRPr="00A80F47" w:rsidDel="00D26761">
          <w:rPr>
            <w:rFonts w:cs="Arial"/>
            <w:highlight w:val="yellow"/>
          </w:rPr>
          <w:delText>2021</w:delText>
        </w:r>
        <w:r w:rsidR="0070411C" w:rsidRPr="00A80F47" w:rsidDel="00D26761">
          <w:rPr>
            <w:rFonts w:cs="Arial"/>
            <w:highlight w:val="yellow"/>
          </w:rPr>
          <w:delText>, Role of Artificial Intelligence in the Internet of Things (IoT) cybersecurity</w:delText>
        </w:r>
      </w:del>
    </w:p>
    <w:p w14:paraId="063D040E" w14:textId="77777777" w:rsidR="00D26761" w:rsidRPr="008B754C" w:rsidRDefault="00D26761" w:rsidP="00583FF4">
      <w:pPr>
        <w:pStyle w:val="CETReferencetext"/>
        <w:rPr>
          <w:ins w:id="216" w:author="Zoltan Dobrady" w:date="2023-11-11T17:40:00Z"/>
        </w:rPr>
      </w:pPr>
    </w:p>
    <w:p w14:paraId="46A4D0BB" w14:textId="0C672C13" w:rsidR="00454FE0" w:rsidRDefault="00454FE0" w:rsidP="00583FF4">
      <w:pPr>
        <w:pStyle w:val="CETReferencetext"/>
        <w:rPr>
          <w:ins w:id="217" w:author="Zoltan Dobrady" w:date="2023-11-11T18:23:00Z"/>
        </w:rPr>
      </w:pPr>
      <w:ins w:id="218" w:author="Zoltan Dobrady" w:date="2023-11-11T18:23:00Z">
        <w:r w:rsidRPr="00474825">
          <w:t>Luo W., Li Y., Urtasun R., Zemel, R.S., 2016, Understanding the Effective Receptive Field in Deep Convolutional Neural Networks. Neural Information Processing Systems, 29, 4898 – 4906.</w:t>
        </w:r>
      </w:ins>
    </w:p>
    <w:p w14:paraId="7173FD20" w14:textId="5CD085AB" w:rsidR="00583FF4" w:rsidDel="008274C4" w:rsidRDefault="008274C4" w:rsidP="00D22D69">
      <w:pPr>
        <w:pStyle w:val="CETReferencetext"/>
        <w:rPr>
          <w:del w:id="219" w:author="Zoltan Dobrady" w:date="2023-11-11T17:45:00Z"/>
        </w:rPr>
      </w:pPr>
      <w:ins w:id="220" w:author="Zoltan Dobrady" w:date="2023-11-11T17:45:00Z">
        <w:r w:rsidRPr="008274C4">
          <w:t>Russell S.J., Norvig P., 2005, Artificial Intelligence a Modern Approach, Pearson – Prentice Hall, Upper Saddle River, New Jersey,</w:t>
        </w:r>
      </w:ins>
      <w:ins w:id="221" w:author="Zoltan Dobrady" w:date="2023-11-11T17:46:00Z">
        <w:r w:rsidR="001451D8">
          <w:t xml:space="preserve"> </w:t>
        </w:r>
      </w:ins>
      <w:ins w:id="222" w:author="Zoltan Dobrady" w:date="2023-11-11T17:45:00Z">
        <w:r w:rsidRPr="008274C4">
          <w:t>635</w:t>
        </w:r>
      </w:ins>
      <w:ins w:id="223" w:author="Zoltan Dobrady" w:date="2023-11-11T17:46:00Z">
        <w:r w:rsidR="001451D8">
          <w:t xml:space="preserve"> </w:t>
        </w:r>
      </w:ins>
      <w:ins w:id="224" w:author="Zoltan Dobrady" w:date="2023-11-11T17:45:00Z">
        <w:r w:rsidRPr="008274C4">
          <w:t>–</w:t>
        </w:r>
      </w:ins>
      <w:ins w:id="225" w:author="Zoltan Dobrady" w:date="2023-11-11T17:46:00Z">
        <w:r w:rsidR="001451D8">
          <w:t xml:space="preserve"> </w:t>
        </w:r>
      </w:ins>
      <w:ins w:id="226" w:author="Zoltan Dobrady" w:date="2023-11-11T17:45:00Z">
        <w:r w:rsidRPr="008274C4">
          <w:t>638, 726 –</w:t>
        </w:r>
      </w:ins>
      <w:ins w:id="227" w:author="Zoltan Dobrady" w:date="2023-11-11T17:46:00Z">
        <w:r w:rsidR="001451D8">
          <w:t xml:space="preserve"> </w:t>
        </w:r>
      </w:ins>
      <w:ins w:id="228" w:author="Zoltan Dobrady" w:date="2023-11-11T17:45:00Z">
        <w:r w:rsidRPr="008274C4">
          <w:t>727.</w:t>
        </w:r>
      </w:ins>
      <w:del w:id="229" w:author="Zoltan Dobrady" w:date="2023-11-11T17:45:00Z">
        <w:r w:rsidR="00583FF4" w:rsidRPr="00A80F47" w:rsidDel="008274C4">
          <w:rPr>
            <w:highlight w:val="yellow"/>
          </w:rPr>
          <w:delText xml:space="preserve">Russell S., Norvig P., 2005, Artificial Intelligence </w:delText>
        </w:r>
        <w:r w:rsidR="00A42076" w:rsidRPr="00A80F47" w:rsidDel="008274C4">
          <w:rPr>
            <w:highlight w:val="yellow"/>
          </w:rPr>
          <w:delText>a</w:delText>
        </w:r>
        <w:r w:rsidR="00583FF4" w:rsidRPr="00A80F47" w:rsidDel="008274C4">
          <w:rPr>
            <w:highlight w:val="yellow"/>
          </w:rPr>
          <w:delText xml:space="preserve"> Modern Approach, 635- 638, 726- 727.</w:delText>
        </w:r>
      </w:del>
    </w:p>
    <w:p w14:paraId="5D0EF697" w14:textId="77777777" w:rsidR="008274C4" w:rsidRPr="00A80F47" w:rsidRDefault="008274C4" w:rsidP="00583FF4">
      <w:pPr>
        <w:pStyle w:val="CETReferencetext"/>
        <w:rPr>
          <w:ins w:id="230" w:author="Zoltan Dobrady" w:date="2023-11-11T17:45:00Z"/>
          <w:highlight w:val="yellow"/>
        </w:rPr>
      </w:pPr>
    </w:p>
    <w:p w14:paraId="227F2F12" w14:textId="2F887EFC" w:rsidR="00BF33A4" w:rsidDel="00485CE4" w:rsidRDefault="00485CE4" w:rsidP="00680213">
      <w:pPr>
        <w:pStyle w:val="CETReferencetext"/>
        <w:rPr>
          <w:del w:id="231" w:author="Zoltan Dobrady" w:date="2023-11-11T17:52:00Z"/>
        </w:rPr>
      </w:pPr>
      <w:ins w:id="232" w:author="Zoltan Dobrady" w:date="2023-11-11T17:52:00Z">
        <w:r w:rsidRPr="00485CE4">
          <w:t>Saharkhizan M., Azmoodeh A., Dehghantanha A., Choo K.</w:t>
        </w:r>
      </w:ins>
      <w:ins w:id="233" w:author="Zoltan Dobrady" w:date="2023-11-11T17:53:00Z">
        <w:r w:rsidR="00FA30F2">
          <w:t>R.</w:t>
        </w:r>
      </w:ins>
      <w:ins w:id="234" w:author="Zoltan Dobrady" w:date="2023-11-11T17:52:00Z">
        <w:r w:rsidRPr="00485CE4">
          <w:t>, Parizi R.</w:t>
        </w:r>
      </w:ins>
      <w:ins w:id="235" w:author="Zoltan Dobrady" w:date="2023-11-11T17:53:00Z">
        <w:r w:rsidR="00E42BAD">
          <w:t>M.</w:t>
        </w:r>
      </w:ins>
      <w:ins w:id="236" w:author="Zoltan Dobrady" w:date="2023-11-11T17:52:00Z">
        <w:r w:rsidRPr="00485CE4">
          <w:t>, 2020, An Ensemble of Deep Recurrent Neural Networks for Detecting IoT Cyber Attacks Using Network Traffic, IEEE Internet of Things</w:t>
        </w:r>
      </w:ins>
      <w:ins w:id="237" w:author="Zoltan Dobrady" w:date="2023-11-11T19:18:00Z">
        <w:r w:rsidR="00E41CB5">
          <w:t xml:space="preserve"> </w:t>
        </w:r>
      </w:ins>
      <w:ins w:id="238" w:author="Zoltan Dobrady" w:date="2023-11-11T17:52:00Z">
        <w:r w:rsidRPr="00485CE4">
          <w:t>Journal, 7, 8852 – 8859.</w:t>
        </w:r>
      </w:ins>
      <w:del w:id="239" w:author="Zoltan Dobrady" w:date="2023-11-11T17:52:00Z">
        <w:r w:rsidR="00B82EAA" w:rsidRPr="00501596" w:rsidDel="00485CE4">
          <w:rPr>
            <w:rPrChange w:id="240" w:author="Zoltan Dobrady" w:date="2023-11-11T18:15:00Z">
              <w:rPr>
                <w:highlight w:val="yellow"/>
              </w:rPr>
            </w:rPrChange>
          </w:rPr>
          <w:delText xml:space="preserve">Saharkhizan M., </w:delText>
        </w:r>
        <w:r w:rsidR="000A5711" w:rsidRPr="00501596" w:rsidDel="00485CE4">
          <w:rPr>
            <w:rPrChange w:id="241" w:author="Zoltan Dobrady" w:date="2023-11-11T18:15:00Z">
              <w:rPr>
                <w:highlight w:val="yellow"/>
              </w:rPr>
            </w:rPrChange>
          </w:rPr>
          <w:delText>Azmoodeh A., Dehghantanha A.</w:delText>
        </w:r>
        <w:r w:rsidR="00397320" w:rsidRPr="00501596" w:rsidDel="00485CE4">
          <w:rPr>
            <w:rPrChange w:id="242" w:author="Zoltan Dobrady" w:date="2023-11-11T18:15:00Z">
              <w:rPr>
                <w:highlight w:val="yellow"/>
              </w:rPr>
            </w:rPrChange>
          </w:rPr>
          <w:delText>, Choo K., Parizi R.</w:delText>
        </w:r>
        <w:r w:rsidR="00A42076" w:rsidRPr="00501596" w:rsidDel="00485CE4">
          <w:rPr>
            <w:rPrChange w:id="243" w:author="Zoltan Dobrady" w:date="2023-11-11T18:15:00Z">
              <w:rPr>
                <w:highlight w:val="yellow"/>
              </w:rPr>
            </w:rPrChange>
          </w:rPr>
          <w:delText xml:space="preserve">, 2020, An Ensemble of Deep Recurrent Neural Networks for Detecting IoT Cyber Attacks Using Network Traffic </w:delText>
        </w:r>
        <w:r w:rsidR="000A5711" w:rsidRPr="00501596" w:rsidDel="00485CE4">
          <w:rPr>
            <w:rPrChange w:id="244" w:author="Zoltan Dobrady" w:date="2023-11-11T18:15:00Z">
              <w:rPr>
                <w:highlight w:val="yellow"/>
              </w:rPr>
            </w:rPrChange>
          </w:rPr>
          <w:delText xml:space="preserve"> </w:delText>
        </w:r>
      </w:del>
    </w:p>
    <w:p w14:paraId="4FAB67BC" w14:textId="201E2841" w:rsidR="005B60CE" w:rsidRPr="00474825" w:rsidDel="003E39E9" w:rsidRDefault="005B60CE" w:rsidP="00680213">
      <w:pPr>
        <w:pStyle w:val="CETReferencetext"/>
        <w:rPr>
          <w:del w:id="245" w:author="Zoltan Dobrady" w:date="2023-11-11T18:00:00Z"/>
          <w:rPrChange w:id="246" w:author="Zoltan Dobrady" w:date="2023-11-11T18:17:00Z">
            <w:rPr>
              <w:del w:id="247" w:author="Zoltan Dobrady" w:date="2023-11-11T18:00:00Z"/>
              <w:highlight w:val="yellow"/>
            </w:rPr>
          </w:rPrChange>
        </w:rPr>
      </w:pPr>
      <w:del w:id="248" w:author="Zoltan Dobrady" w:date="2023-11-11T18:00:00Z">
        <w:r w:rsidRPr="00474825" w:rsidDel="003E39E9">
          <w:rPr>
            <w:rPrChange w:id="249" w:author="Zoltan Dobrady" w:date="2023-11-11T18:17:00Z">
              <w:rPr>
                <w:highlight w:val="yellow"/>
              </w:rPr>
            </w:rPrChange>
          </w:rPr>
          <w:delText xml:space="preserve">Stork G. D., 2001, Pattern Classification </w:delText>
        </w:r>
      </w:del>
    </w:p>
    <w:p w14:paraId="3EBCE1EA" w14:textId="765EA20E" w:rsidR="002D3C48" w:rsidRPr="008B754C" w:rsidRDefault="346911D5" w:rsidP="00EB7158">
      <w:pPr>
        <w:pStyle w:val="CETReferencetext"/>
      </w:pPr>
      <w:del w:id="250" w:author="Zoltan Dobrady" w:date="2023-11-11T18:14:00Z">
        <w:r w:rsidRPr="00474825" w:rsidDel="004879E3">
          <w:rPr>
            <w:highlight w:val="yellow"/>
          </w:rPr>
          <w:delText>Wenjie L., Yujia L., Raquel U., Richard Z., 201</w:delText>
        </w:r>
        <w:r w:rsidR="00945A9B" w:rsidRPr="00474825" w:rsidDel="004879E3">
          <w:rPr>
            <w:highlight w:val="yellow"/>
          </w:rPr>
          <w:delText>7</w:delText>
        </w:r>
        <w:r w:rsidRPr="00474825" w:rsidDel="004879E3">
          <w:rPr>
            <w:highlight w:val="yellow"/>
          </w:rPr>
          <w:delText>, Understanding the Effective Receptive Field in Deep Convolutional Neural Networks</w:delText>
        </w:r>
      </w:del>
      <w:bookmarkEnd w:id="85"/>
    </w:p>
    <w:sectPr w:rsidR="002D3C48" w:rsidRPr="008B754C" w:rsidSect="00AE02D2">
      <w:type w:val="continuous"/>
      <w:pgSz w:w="11906" w:h="16838" w:code="9"/>
      <w:pgMar w:top="1701" w:right="1418" w:bottom="1701" w:left="1701" w:header="1701" w:footer="0" w:gutter="0"/>
      <w:cols w:space="708"/>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7" w:author="Petar Varbanov" w:date="2023-11-03T00:01:00Z" w:initials="PV">
    <w:p w14:paraId="2800AB9C" w14:textId="61DA8FC0" w:rsidR="00D96048" w:rsidRDefault="00D96048">
      <w:pPr>
        <w:pStyle w:val="Jegyzetszveg"/>
      </w:pPr>
      <w:r>
        <w:rPr>
          <w:rStyle w:val="Jegyzethivatkozs"/>
        </w:rPr>
        <w:annotationRef/>
      </w:r>
      <w:r>
        <w:t>Reference lump</w:t>
      </w:r>
    </w:p>
  </w:comment>
  <w:comment w:id="81" w:author="Petar Varbanov" w:date="2023-11-03T00:02:00Z" w:initials="PV">
    <w:p w14:paraId="385E3213" w14:textId="63BEAA4B" w:rsidR="0053668F" w:rsidRDefault="0053668F">
      <w:pPr>
        <w:pStyle w:val="Jegyzetszveg"/>
      </w:pPr>
      <w:r>
        <w:rPr>
          <w:rStyle w:val="Jegyzethivatkozs"/>
        </w:rPr>
        <w:annotationRef/>
      </w:r>
      <w:r>
        <w:t>Please keep each table and its caption on the same page.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00AB9C" w15:done="0"/>
  <w15:commentEx w15:paraId="385E32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EEB6D1" w16cex:dateUtc="2023-11-02T23:01:00Z"/>
  <w16cex:commentExtensible w16cex:durableId="28EEB716" w16cex:dateUtc="2023-11-02T23: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00AB9C" w16cid:durableId="28EEB6D1"/>
  <w16cid:commentId w16cid:paraId="385E3213" w16cid:durableId="28EEB7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B7B9D" w14:textId="77777777" w:rsidR="00AE02D2" w:rsidRDefault="00AE02D2" w:rsidP="004F5E36">
      <w:r>
        <w:separator/>
      </w:r>
    </w:p>
  </w:endnote>
  <w:endnote w:type="continuationSeparator" w:id="0">
    <w:p w14:paraId="0F01194D" w14:textId="77777777" w:rsidR="00AE02D2" w:rsidRDefault="00AE02D2" w:rsidP="004F5E36">
      <w:r>
        <w:continuationSeparator/>
      </w:r>
    </w:p>
  </w:endnote>
  <w:endnote w:type="continuationNotice" w:id="1">
    <w:p w14:paraId="496BA189" w14:textId="77777777" w:rsidR="00AE02D2" w:rsidRDefault="00AE02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dvP6960">
    <w:altName w:val="Cambria"/>
    <w:panose1 w:val="00000000000000000000"/>
    <w:charset w:val="4D"/>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2B917" w14:textId="77777777" w:rsidR="00AE02D2" w:rsidRDefault="00AE02D2" w:rsidP="004F5E36">
      <w:r>
        <w:separator/>
      </w:r>
    </w:p>
  </w:footnote>
  <w:footnote w:type="continuationSeparator" w:id="0">
    <w:p w14:paraId="1239F72B" w14:textId="77777777" w:rsidR="00AE02D2" w:rsidRDefault="00AE02D2" w:rsidP="004F5E36">
      <w:r>
        <w:continuationSeparator/>
      </w:r>
    </w:p>
  </w:footnote>
  <w:footnote w:type="continuationNotice" w:id="1">
    <w:p w14:paraId="2DAE61C1" w14:textId="77777777" w:rsidR="00AE02D2" w:rsidRDefault="00AE02D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58AF15E"/>
    <w:lvl w:ilvl="0">
      <w:start w:val="1"/>
      <w:numFmt w:val="decimal"/>
      <w:pStyle w:val="Szmozottlista5"/>
      <w:lvlText w:val="%1."/>
      <w:lvlJc w:val="left"/>
      <w:pPr>
        <w:tabs>
          <w:tab w:val="num" w:pos="1492"/>
        </w:tabs>
        <w:ind w:left="1492" w:hanging="360"/>
      </w:pPr>
    </w:lvl>
  </w:abstractNum>
  <w:abstractNum w:abstractNumId="1" w15:restartNumberingAfterBreak="0">
    <w:nsid w:val="FFFFFF7D"/>
    <w:multiLevelType w:val="singleLevel"/>
    <w:tmpl w:val="65EC884E"/>
    <w:lvl w:ilvl="0">
      <w:start w:val="1"/>
      <w:numFmt w:val="decimal"/>
      <w:pStyle w:val="Szmozottlista4"/>
      <w:lvlText w:val="%1."/>
      <w:lvlJc w:val="left"/>
      <w:pPr>
        <w:tabs>
          <w:tab w:val="num" w:pos="1209"/>
        </w:tabs>
        <w:ind w:left="1209" w:hanging="360"/>
      </w:pPr>
    </w:lvl>
  </w:abstractNum>
  <w:abstractNum w:abstractNumId="2" w15:restartNumberingAfterBreak="0">
    <w:nsid w:val="FFFFFF7E"/>
    <w:multiLevelType w:val="singleLevel"/>
    <w:tmpl w:val="408CBE96"/>
    <w:lvl w:ilvl="0">
      <w:start w:val="1"/>
      <w:numFmt w:val="decimal"/>
      <w:pStyle w:val="Szmozottlista3"/>
      <w:lvlText w:val="%1."/>
      <w:lvlJc w:val="left"/>
      <w:pPr>
        <w:tabs>
          <w:tab w:val="num" w:pos="926"/>
        </w:tabs>
        <w:ind w:left="926" w:hanging="360"/>
      </w:pPr>
    </w:lvl>
  </w:abstractNum>
  <w:abstractNum w:abstractNumId="3" w15:restartNumberingAfterBreak="0">
    <w:nsid w:val="FFFFFF7F"/>
    <w:multiLevelType w:val="singleLevel"/>
    <w:tmpl w:val="CFC0B388"/>
    <w:lvl w:ilvl="0">
      <w:start w:val="1"/>
      <w:numFmt w:val="decimal"/>
      <w:pStyle w:val="Szmozottlista2"/>
      <w:lvlText w:val="%1."/>
      <w:lvlJc w:val="left"/>
      <w:pPr>
        <w:tabs>
          <w:tab w:val="num" w:pos="643"/>
        </w:tabs>
        <w:ind w:left="643" w:hanging="360"/>
      </w:pPr>
    </w:lvl>
  </w:abstractNum>
  <w:abstractNum w:abstractNumId="4" w15:restartNumberingAfterBreak="0">
    <w:nsid w:val="FFFFFF80"/>
    <w:multiLevelType w:val="singleLevel"/>
    <w:tmpl w:val="CA34EB48"/>
    <w:lvl w:ilvl="0">
      <w:start w:val="1"/>
      <w:numFmt w:val="bullet"/>
      <w:pStyle w:val="Felsorol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85C6BD6"/>
    <w:lvl w:ilvl="0">
      <w:start w:val="1"/>
      <w:numFmt w:val="bullet"/>
      <w:pStyle w:val="Felsorol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87A9968"/>
    <w:lvl w:ilvl="0">
      <w:start w:val="1"/>
      <w:numFmt w:val="bullet"/>
      <w:pStyle w:val="Felsorol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ED27934"/>
    <w:lvl w:ilvl="0">
      <w:start w:val="1"/>
      <w:numFmt w:val="bullet"/>
      <w:pStyle w:val="Felsorol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F4206A"/>
    <w:lvl w:ilvl="0">
      <w:start w:val="1"/>
      <w:numFmt w:val="decimal"/>
      <w:pStyle w:val="Szmozottlista"/>
      <w:lvlText w:val="%1."/>
      <w:lvlJc w:val="left"/>
      <w:pPr>
        <w:tabs>
          <w:tab w:val="num" w:pos="360"/>
        </w:tabs>
        <w:ind w:left="360" w:hanging="360"/>
      </w:pPr>
    </w:lvl>
  </w:abstractNum>
  <w:abstractNum w:abstractNumId="9" w15:restartNumberingAfterBreak="0">
    <w:nsid w:val="FFFFFF89"/>
    <w:multiLevelType w:val="singleLevel"/>
    <w:tmpl w:val="206ACE1A"/>
    <w:lvl w:ilvl="0">
      <w:start w:val="1"/>
      <w:numFmt w:val="bullet"/>
      <w:pStyle w:val="Felsorols"/>
      <w:lvlText w:val=""/>
      <w:lvlJc w:val="left"/>
      <w:pPr>
        <w:tabs>
          <w:tab w:val="num" w:pos="360"/>
        </w:tabs>
        <w:ind w:left="360" w:hanging="360"/>
      </w:pPr>
      <w:rPr>
        <w:rFonts w:ascii="Symbol" w:hAnsi="Symbol" w:hint="default"/>
      </w:rPr>
    </w:lvl>
  </w:abstractNum>
  <w:abstractNum w:abstractNumId="10" w15:restartNumberingAfterBreak="0">
    <w:nsid w:val="2438217E"/>
    <w:multiLevelType w:val="multilevel"/>
    <w:tmpl w:val="F3B06848"/>
    <w:lvl w:ilvl="0">
      <w:start w:val="1"/>
      <w:numFmt w:val="decimal"/>
      <w:suff w:val="space"/>
      <w:lvlText w:val="Chapter %1"/>
      <w:lvlJc w:val="left"/>
      <w:pPr>
        <w:ind w:left="3260" w:firstLine="0"/>
      </w:pPr>
      <w:rPr>
        <w:rFonts w:hint="default"/>
      </w:rPr>
    </w:lvl>
    <w:lvl w:ilvl="1">
      <w:start w:val="1"/>
      <w:numFmt w:val="decimal"/>
      <w:pStyle w:val="CETHeading1"/>
      <w:suff w:val="space"/>
      <w:lvlText w:val="%2."/>
      <w:lvlJc w:val="left"/>
      <w:pPr>
        <w:ind w:left="2978" w:firstLine="0"/>
      </w:pPr>
      <w:rPr>
        <w:rFonts w:hint="default"/>
      </w:rPr>
    </w:lvl>
    <w:lvl w:ilvl="2">
      <w:start w:val="1"/>
      <w:numFmt w:val="decimal"/>
      <w:pStyle w:val="CETheadingx"/>
      <w:suff w:val="space"/>
      <w:lvlText w:val="%2.%3"/>
      <w:lvlJc w:val="left"/>
      <w:pPr>
        <w:ind w:left="5672" w:firstLine="0"/>
      </w:pPr>
      <w:rPr>
        <w:rFonts w:hint="default"/>
      </w:rPr>
    </w:lvl>
    <w:lvl w:ilvl="3">
      <w:start w:val="1"/>
      <w:numFmt w:val="decimal"/>
      <w:pStyle w:val="Egyszertblzat1"/>
      <w:suff w:val="space"/>
      <w:lvlText w:val="%2.%3.%4."/>
      <w:lvlJc w:val="left"/>
      <w:pPr>
        <w:ind w:left="2978" w:firstLine="0"/>
      </w:pPr>
      <w:rPr>
        <w:rFonts w:hint="default"/>
      </w:rPr>
    </w:lvl>
    <w:lvl w:ilvl="4">
      <w:start w:val="1"/>
      <w:numFmt w:val="decimal"/>
      <w:suff w:val="space"/>
      <w:lvlText w:val="%1.%2.%3.%4.%5."/>
      <w:lvlJc w:val="left"/>
      <w:pPr>
        <w:ind w:left="2978" w:firstLine="0"/>
      </w:pPr>
      <w:rPr>
        <w:rFonts w:hint="default"/>
      </w:rPr>
    </w:lvl>
    <w:lvl w:ilvl="5">
      <w:start w:val="1"/>
      <w:numFmt w:val="decimal"/>
      <w:suff w:val="space"/>
      <w:lvlText w:val="%1.%2.%3.%4.%5.%6."/>
      <w:lvlJc w:val="left"/>
      <w:pPr>
        <w:ind w:left="2978" w:firstLine="0"/>
      </w:pPr>
      <w:rPr>
        <w:rFonts w:hint="default"/>
      </w:rPr>
    </w:lvl>
    <w:lvl w:ilvl="6">
      <w:start w:val="1"/>
      <w:numFmt w:val="decimal"/>
      <w:suff w:val="space"/>
      <w:lvlText w:val="%1.%2.%3.%4.%5.%6.%7."/>
      <w:lvlJc w:val="left"/>
      <w:pPr>
        <w:ind w:left="2978" w:firstLine="0"/>
      </w:pPr>
      <w:rPr>
        <w:rFonts w:hint="default"/>
      </w:rPr>
    </w:lvl>
    <w:lvl w:ilvl="7">
      <w:start w:val="1"/>
      <w:numFmt w:val="decimal"/>
      <w:suff w:val="space"/>
      <w:lvlText w:val="%1.%2.%3.%4.%5.%6.%7.%8."/>
      <w:lvlJc w:val="left"/>
      <w:pPr>
        <w:ind w:left="2978" w:firstLine="0"/>
      </w:pPr>
      <w:rPr>
        <w:rFonts w:hint="default"/>
      </w:rPr>
    </w:lvl>
    <w:lvl w:ilvl="8">
      <w:start w:val="1"/>
      <w:numFmt w:val="decimal"/>
      <w:suff w:val="space"/>
      <w:lvlText w:val="%1..%3.%4.%5.%6.%7.%8.%9."/>
      <w:lvlJc w:val="left"/>
      <w:pPr>
        <w:ind w:left="2978" w:firstLine="0"/>
      </w:pPr>
      <w:rPr>
        <w:rFonts w:hint="default"/>
      </w:rPr>
    </w:lvl>
  </w:abstractNum>
  <w:abstractNum w:abstractNumId="11" w15:restartNumberingAfterBreak="0">
    <w:nsid w:val="330B7370"/>
    <w:multiLevelType w:val="hybridMultilevel"/>
    <w:tmpl w:val="12E2AD3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51E0394"/>
    <w:multiLevelType w:val="hybridMultilevel"/>
    <w:tmpl w:val="806658E2"/>
    <w:lvl w:ilvl="0" w:tplc="14B0F7A8">
      <w:start w:val="1"/>
      <w:numFmt w:val="bullet"/>
      <w:pStyle w:val="CETnumberingbullets"/>
      <w:lvlText w:val=""/>
      <w:lvlJc w:val="left"/>
      <w:pPr>
        <w:ind w:left="340" w:hanging="227"/>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9C329B9"/>
    <w:multiLevelType w:val="hybridMultilevel"/>
    <w:tmpl w:val="A2E6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B100E8"/>
    <w:multiLevelType w:val="hybridMultilevel"/>
    <w:tmpl w:val="6F34C070"/>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50A87BA7"/>
    <w:multiLevelType w:val="hybridMultilevel"/>
    <w:tmpl w:val="1F6A8AD4"/>
    <w:lvl w:ilvl="0" w:tplc="14B0F7A8">
      <w:start w:val="1"/>
      <w:numFmt w:val="bullet"/>
      <w:lvlText w:val=""/>
      <w:lvlJc w:val="left"/>
      <w:pPr>
        <w:ind w:left="340" w:hanging="227"/>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2217387"/>
    <w:multiLevelType w:val="hybridMultilevel"/>
    <w:tmpl w:val="C2AE185A"/>
    <w:lvl w:ilvl="0" w:tplc="14090011">
      <w:start w:val="1"/>
      <w:numFmt w:val="decimal"/>
      <w:lvlText w:val="%1)"/>
      <w:lvlJc w:val="left"/>
      <w:pPr>
        <w:ind w:left="340" w:hanging="227"/>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6205803"/>
    <w:multiLevelType w:val="multilevel"/>
    <w:tmpl w:val="444C89D0"/>
    <w:lvl w:ilvl="0">
      <w:start w:val="1"/>
      <w:numFmt w:val="decimal"/>
      <w:suff w:val="space"/>
      <w:lvlText w:val="Chapter %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3.%4.%5.%6.%7.%8.%9."/>
      <w:lvlJc w:val="left"/>
      <w:pPr>
        <w:ind w:left="0" w:firstLine="0"/>
      </w:pPr>
      <w:rPr>
        <w:rFonts w:hint="default"/>
      </w:rPr>
    </w:lvl>
  </w:abstractNum>
  <w:abstractNum w:abstractNumId="18" w15:restartNumberingAfterBreak="0">
    <w:nsid w:val="5A3B609C"/>
    <w:multiLevelType w:val="hybridMultilevel"/>
    <w:tmpl w:val="39D4E2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AD311D0"/>
    <w:multiLevelType w:val="hybridMultilevel"/>
    <w:tmpl w:val="F198FF08"/>
    <w:lvl w:ilvl="0" w:tplc="62EA088C">
      <w:start w:val="1"/>
      <w:numFmt w:val="decimal"/>
      <w:pStyle w:val="CETnumbering1"/>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12A4909"/>
    <w:multiLevelType w:val="hybridMultilevel"/>
    <w:tmpl w:val="393AE7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662015B5"/>
    <w:multiLevelType w:val="hybridMultilevel"/>
    <w:tmpl w:val="CCDE09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865266D"/>
    <w:multiLevelType w:val="hybridMultilevel"/>
    <w:tmpl w:val="F5BE3C4A"/>
    <w:lvl w:ilvl="0" w:tplc="9FC4D28C">
      <w:start w:val="1"/>
      <w:numFmt w:val="lowerLetter"/>
      <w:pStyle w:val="CETnumberinga"/>
      <w:lvlText w:val="%1."/>
      <w:lvlJc w:val="left"/>
      <w:pPr>
        <w:ind w:left="340" w:hanging="227"/>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1DF4C7D"/>
    <w:multiLevelType w:val="hybridMultilevel"/>
    <w:tmpl w:val="3D264C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948240500">
    <w:abstractNumId w:val="10"/>
  </w:num>
  <w:num w:numId="2" w16cid:durableId="55206876">
    <w:abstractNumId w:val="8"/>
  </w:num>
  <w:num w:numId="3" w16cid:durableId="741104883">
    <w:abstractNumId w:val="3"/>
  </w:num>
  <w:num w:numId="4" w16cid:durableId="1839926760">
    <w:abstractNumId w:val="2"/>
  </w:num>
  <w:num w:numId="5" w16cid:durableId="1506821638">
    <w:abstractNumId w:val="1"/>
  </w:num>
  <w:num w:numId="6" w16cid:durableId="847137897">
    <w:abstractNumId w:val="0"/>
  </w:num>
  <w:num w:numId="7" w16cid:durableId="1542522286">
    <w:abstractNumId w:val="9"/>
  </w:num>
  <w:num w:numId="8" w16cid:durableId="1080950926">
    <w:abstractNumId w:val="7"/>
  </w:num>
  <w:num w:numId="9" w16cid:durableId="1005933797">
    <w:abstractNumId w:val="6"/>
  </w:num>
  <w:num w:numId="10" w16cid:durableId="801968085">
    <w:abstractNumId w:val="5"/>
  </w:num>
  <w:num w:numId="11" w16cid:durableId="1976835827">
    <w:abstractNumId w:val="4"/>
  </w:num>
  <w:num w:numId="12" w16cid:durableId="89397654">
    <w:abstractNumId w:val="17"/>
  </w:num>
  <w:num w:numId="13" w16cid:durableId="98527320">
    <w:abstractNumId w:val="12"/>
  </w:num>
  <w:num w:numId="14" w16cid:durableId="1393501825">
    <w:abstractNumId w:val="19"/>
  </w:num>
  <w:num w:numId="15" w16cid:durableId="1508639039">
    <w:abstractNumId w:val="22"/>
  </w:num>
  <w:num w:numId="16" w16cid:durableId="1327125328">
    <w:abstractNumId w:val="21"/>
  </w:num>
  <w:num w:numId="17" w16cid:durableId="672806764">
    <w:abstractNumId w:val="11"/>
  </w:num>
  <w:num w:numId="18" w16cid:durableId="2047291665">
    <w:abstractNumId w:val="12"/>
    <w:lvlOverride w:ilvl="0">
      <w:startOverride w:val="1"/>
    </w:lvlOverride>
  </w:num>
  <w:num w:numId="19" w16cid:durableId="414474973">
    <w:abstractNumId w:val="16"/>
  </w:num>
  <w:num w:numId="20" w16cid:durableId="865754458">
    <w:abstractNumId w:val="15"/>
  </w:num>
  <w:num w:numId="21" w16cid:durableId="827135982">
    <w:abstractNumId w:val="14"/>
  </w:num>
  <w:num w:numId="22" w16cid:durableId="1185943637">
    <w:abstractNumId w:val="13"/>
  </w:num>
  <w:num w:numId="23" w16cid:durableId="154201789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39371220">
    <w:abstractNumId w:val="23"/>
  </w:num>
  <w:num w:numId="25" w16cid:durableId="97718139">
    <w:abstractNumId w:val="20"/>
  </w:num>
  <w:num w:numId="26" w16cid:durableId="773942737">
    <w:abstractNumId w:val="18"/>
  </w:num>
  <w:num w:numId="27" w16cid:durableId="1293443217">
    <w:abstractNumId w:val="10"/>
  </w:num>
  <w:num w:numId="28" w16cid:durableId="1720282262">
    <w:abstractNumId w:val="10"/>
  </w:num>
  <w:num w:numId="29" w16cid:durableId="134443557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ar Varbanov">
    <w15:presenceInfo w15:providerId="Windows Live" w15:userId="8f6f37856f581a12"/>
  </w15:person>
  <w15:person w15:author="Zoltan Dobrady">
    <w15:presenceInfo w15:providerId="Windows Live" w15:userId="6886aa58f00d94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trackRevisions/>
  <w:documentProtection w:edit="forms" w:enforcement="0"/>
  <w:autoFormatOverride/>
  <w:styleLockTheme/>
  <w:styleLockQFSet/>
  <w:defaultTabStop w:val="708"/>
  <w:hyphenationZone w:val="283"/>
  <w:clickAndTypeStyle w:val="CETBodytext"/>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I0NzezsDA3M7MwMTJW0lEKTi0uzszPAymwrAUAugS3IywAAAA="/>
  </w:docVars>
  <w:rsids>
    <w:rsidRoot w:val="000E414A"/>
    <w:rsid w:val="000027C0"/>
    <w:rsid w:val="000052FB"/>
    <w:rsid w:val="00005A19"/>
    <w:rsid w:val="00006B1D"/>
    <w:rsid w:val="00007D59"/>
    <w:rsid w:val="00011216"/>
    <w:rsid w:val="000117CB"/>
    <w:rsid w:val="0003148D"/>
    <w:rsid w:val="00031705"/>
    <w:rsid w:val="00031EEC"/>
    <w:rsid w:val="00032936"/>
    <w:rsid w:val="00033989"/>
    <w:rsid w:val="00035BAE"/>
    <w:rsid w:val="000406D3"/>
    <w:rsid w:val="000417A3"/>
    <w:rsid w:val="00041B38"/>
    <w:rsid w:val="000462BF"/>
    <w:rsid w:val="0004657D"/>
    <w:rsid w:val="00051566"/>
    <w:rsid w:val="000562A9"/>
    <w:rsid w:val="00057080"/>
    <w:rsid w:val="0006039F"/>
    <w:rsid w:val="000604C1"/>
    <w:rsid w:val="00062A9A"/>
    <w:rsid w:val="0006347E"/>
    <w:rsid w:val="00065058"/>
    <w:rsid w:val="000704DB"/>
    <w:rsid w:val="00070C83"/>
    <w:rsid w:val="000725A8"/>
    <w:rsid w:val="000766BD"/>
    <w:rsid w:val="00085068"/>
    <w:rsid w:val="000859F3"/>
    <w:rsid w:val="00086C39"/>
    <w:rsid w:val="000878C6"/>
    <w:rsid w:val="000879C5"/>
    <w:rsid w:val="00090819"/>
    <w:rsid w:val="00091DF1"/>
    <w:rsid w:val="00096E01"/>
    <w:rsid w:val="000A03B2"/>
    <w:rsid w:val="000A2364"/>
    <w:rsid w:val="000A5711"/>
    <w:rsid w:val="000A7573"/>
    <w:rsid w:val="000B1DDA"/>
    <w:rsid w:val="000B2A9A"/>
    <w:rsid w:val="000B41E4"/>
    <w:rsid w:val="000B5A5F"/>
    <w:rsid w:val="000C477D"/>
    <w:rsid w:val="000D0268"/>
    <w:rsid w:val="000D1918"/>
    <w:rsid w:val="000D34BE"/>
    <w:rsid w:val="000D4C20"/>
    <w:rsid w:val="000D77C0"/>
    <w:rsid w:val="000E0D02"/>
    <w:rsid w:val="000E102F"/>
    <w:rsid w:val="000E237F"/>
    <w:rsid w:val="000E36F1"/>
    <w:rsid w:val="000E3A73"/>
    <w:rsid w:val="000E414A"/>
    <w:rsid w:val="000E67A0"/>
    <w:rsid w:val="000E6C18"/>
    <w:rsid w:val="000F093C"/>
    <w:rsid w:val="000F1F48"/>
    <w:rsid w:val="000F2116"/>
    <w:rsid w:val="000F2F5A"/>
    <w:rsid w:val="000F3B95"/>
    <w:rsid w:val="000F47B4"/>
    <w:rsid w:val="000F4DE9"/>
    <w:rsid w:val="000F787B"/>
    <w:rsid w:val="00100C53"/>
    <w:rsid w:val="00105291"/>
    <w:rsid w:val="00105A9F"/>
    <w:rsid w:val="00107919"/>
    <w:rsid w:val="00111FE6"/>
    <w:rsid w:val="0011324A"/>
    <w:rsid w:val="0011487D"/>
    <w:rsid w:val="00115183"/>
    <w:rsid w:val="001161BA"/>
    <w:rsid w:val="001166EA"/>
    <w:rsid w:val="00117A57"/>
    <w:rsid w:val="001206CE"/>
    <w:rsid w:val="0012091F"/>
    <w:rsid w:val="001227C0"/>
    <w:rsid w:val="0012286E"/>
    <w:rsid w:val="00122CE5"/>
    <w:rsid w:val="00123954"/>
    <w:rsid w:val="00125D53"/>
    <w:rsid w:val="00126BC2"/>
    <w:rsid w:val="001308B6"/>
    <w:rsid w:val="0013121F"/>
    <w:rsid w:val="001316E5"/>
    <w:rsid w:val="00131B27"/>
    <w:rsid w:val="00131FE6"/>
    <w:rsid w:val="00132578"/>
    <w:rsid w:val="0013263F"/>
    <w:rsid w:val="001331DF"/>
    <w:rsid w:val="001337AD"/>
    <w:rsid w:val="00134DE4"/>
    <w:rsid w:val="0014034D"/>
    <w:rsid w:val="0014406B"/>
    <w:rsid w:val="00144D16"/>
    <w:rsid w:val="001451D8"/>
    <w:rsid w:val="001459B5"/>
    <w:rsid w:val="00150E59"/>
    <w:rsid w:val="00152DE3"/>
    <w:rsid w:val="001553D2"/>
    <w:rsid w:val="001600D0"/>
    <w:rsid w:val="00164CF9"/>
    <w:rsid w:val="001667A6"/>
    <w:rsid w:val="00173785"/>
    <w:rsid w:val="00175AFB"/>
    <w:rsid w:val="00177428"/>
    <w:rsid w:val="00177AF8"/>
    <w:rsid w:val="00181373"/>
    <w:rsid w:val="00184AD6"/>
    <w:rsid w:val="00185AC7"/>
    <w:rsid w:val="0018728E"/>
    <w:rsid w:val="0018734E"/>
    <w:rsid w:val="001915ED"/>
    <w:rsid w:val="001934B0"/>
    <w:rsid w:val="00193AD6"/>
    <w:rsid w:val="001942F4"/>
    <w:rsid w:val="0019649B"/>
    <w:rsid w:val="00196F49"/>
    <w:rsid w:val="001A1228"/>
    <w:rsid w:val="001A4AF7"/>
    <w:rsid w:val="001A78F5"/>
    <w:rsid w:val="001A793A"/>
    <w:rsid w:val="001B02D6"/>
    <w:rsid w:val="001B0349"/>
    <w:rsid w:val="001B1E93"/>
    <w:rsid w:val="001B5E4E"/>
    <w:rsid w:val="001B65C1"/>
    <w:rsid w:val="001C260F"/>
    <w:rsid w:val="001C610E"/>
    <w:rsid w:val="001C684B"/>
    <w:rsid w:val="001C6B98"/>
    <w:rsid w:val="001C77F4"/>
    <w:rsid w:val="001D0CFB"/>
    <w:rsid w:val="001D21AF"/>
    <w:rsid w:val="001D40E6"/>
    <w:rsid w:val="001D53FC"/>
    <w:rsid w:val="001D58FA"/>
    <w:rsid w:val="001E00BB"/>
    <w:rsid w:val="001E36A5"/>
    <w:rsid w:val="001E6130"/>
    <w:rsid w:val="001E79A9"/>
    <w:rsid w:val="001F42A5"/>
    <w:rsid w:val="001F46B2"/>
    <w:rsid w:val="001F7B9D"/>
    <w:rsid w:val="00200B2E"/>
    <w:rsid w:val="00201C93"/>
    <w:rsid w:val="00203FFF"/>
    <w:rsid w:val="00205F95"/>
    <w:rsid w:val="00211A56"/>
    <w:rsid w:val="00211E2B"/>
    <w:rsid w:val="00213061"/>
    <w:rsid w:val="00213B22"/>
    <w:rsid w:val="002149DB"/>
    <w:rsid w:val="00220475"/>
    <w:rsid w:val="00220F00"/>
    <w:rsid w:val="00222123"/>
    <w:rsid w:val="002224B4"/>
    <w:rsid w:val="0023258D"/>
    <w:rsid w:val="00234468"/>
    <w:rsid w:val="002417C7"/>
    <w:rsid w:val="002427AF"/>
    <w:rsid w:val="00243130"/>
    <w:rsid w:val="0024469C"/>
    <w:rsid w:val="002447EF"/>
    <w:rsid w:val="00246515"/>
    <w:rsid w:val="002510F0"/>
    <w:rsid w:val="002513A0"/>
    <w:rsid w:val="00251550"/>
    <w:rsid w:val="002519AA"/>
    <w:rsid w:val="00251F2A"/>
    <w:rsid w:val="00253112"/>
    <w:rsid w:val="0025326F"/>
    <w:rsid w:val="00256DF4"/>
    <w:rsid w:val="00262ABC"/>
    <w:rsid w:val="00263619"/>
    <w:rsid w:val="00263B05"/>
    <w:rsid w:val="00265A3A"/>
    <w:rsid w:val="0027221A"/>
    <w:rsid w:val="00272DC7"/>
    <w:rsid w:val="00275B61"/>
    <w:rsid w:val="00275C87"/>
    <w:rsid w:val="0027609C"/>
    <w:rsid w:val="00277E78"/>
    <w:rsid w:val="00280FAF"/>
    <w:rsid w:val="00281523"/>
    <w:rsid w:val="00281711"/>
    <w:rsid w:val="00282656"/>
    <w:rsid w:val="002831B0"/>
    <w:rsid w:val="00284036"/>
    <w:rsid w:val="002870FA"/>
    <w:rsid w:val="00290069"/>
    <w:rsid w:val="00290D55"/>
    <w:rsid w:val="002922DA"/>
    <w:rsid w:val="0029253C"/>
    <w:rsid w:val="00293790"/>
    <w:rsid w:val="002942AD"/>
    <w:rsid w:val="00294732"/>
    <w:rsid w:val="00296B83"/>
    <w:rsid w:val="002970A0"/>
    <w:rsid w:val="00297575"/>
    <w:rsid w:val="002A38DD"/>
    <w:rsid w:val="002A3D35"/>
    <w:rsid w:val="002A6A5E"/>
    <w:rsid w:val="002A7CB7"/>
    <w:rsid w:val="002B10F3"/>
    <w:rsid w:val="002B4015"/>
    <w:rsid w:val="002B78CE"/>
    <w:rsid w:val="002C2112"/>
    <w:rsid w:val="002C2FB6"/>
    <w:rsid w:val="002C327C"/>
    <w:rsid w:val="002C47F1"/>
    <w:rsid w:val="002C5C7F"/>
    <w:rsid w:val="002D07AB"/>
    <w:rsid w:val="002D24DE"/>
    <w:rsid w:val="002D26C5"/>
    <w:rsid w:val="002D3C48"/>
    <w:rsid w:val="002D5C59"/>
    <w:rsid w:val="002D6E9A"/>
    <w:rsid w:val="002E5FA7"/>
    <w:rsid w:val="002E7DBC"/>
    <w:rsid w:val="002E7EDB"/>
    <w:rsid w:val="002F0BCA"/>
    <w:rsid w:val="002F0E7B"/>
    <w:rsid w:val="002F0F4F"/>
    <w:rsid w:val="002F3309"/>
    <w:rsid w:val="002F3D25"/>
    <w:rsid w:val="003008CE"/>
    <w:rsid w:val="003009B7"/>
    <w:rsid w:val="00300E56"/>
    <w:rsid w:val="0030152C"/>
    <w:rsid w:val="00302623"/>
    <w:rsid w:val="0030469C"/>
    <w:rsid w:val="00305AEE"/>
    <w:rsid w:val="0031564E"/>
    <w:rsid w:val="0032059A"/>
    <w:rsid w:val="00321CA6"/>
    <w:rsid w:val="00322A4C"/>
    <w:rsid w:val="0032327C"/>
    <w:rsid w:val="00323763"/>
    <w:rsid w:val="00323C5F"/>
    <w:rsid w:val="00323F1C"/>
    <w:rsid w:val="00327AD2"/>
    <w:rsid w:val="00331F72"/>
    <w:rsid w:val="00332084"/>
    <w:rsid w:val="003347E7"/>
    <w:rsid w:val="0033490B"/>
    <w:rsid w:val="00334C09"/>
    <w:rsid w:val="00334EB0"/>
    <w:rsid w:val="0033628E"/>
    <w:rsid w:val="0033694E"/>
    <w:rsid w:val="00340191"/>
    <w:rsid w:val="00345DB0"/>
    <w:rsid w:val="003540A7"/>
    <w:rsid w:val="0035605D"/>
    <w:rsid w:val="00360253"/>
    <w:rsid w:val="00362395"/>
    <w:rsid w:val="00365123"/>
    <w:rsid w:val="00367C61"/>
    <w:rsid w:val="003723D4"/>
    <w:rsid w:val="00373042"/>
    <w:rsid w:val="003761A6"/>
    <w:rsid w:val="00381905"/>
    <w:rsid w:val="00381912"/>
    <w:rsid w:val="003832E7"/>
    <w:rsid w:val="00384B74"/>
    <w:rsid w:val="00384CC8"/>
    <w:rsid w:val="003857D7"/>
    <w:rsid w:val="003871FD"/>
    <w:rsid w:val="00390D8D"/>
    <w:rsid w:val="00392899"/>
    <w:rsid w:val="00393C5D"/>
    <w:rsid w:val="00394F3A"/>
    <w:rsid w:val="00397320"/>
    <w:rsid w:val="003973AC"/>
    <w:rsid w:val="003976EE"/>
    <w:rsid w:val="003979E9"/>
    <w:rsid w:val="003A0311"/>
    <w:rsid w:val="003A1E30"/>
    <w:rsid w:val="003A2829"/>
    <w:rsid w:val="003A49CC"/>
    <w:rsid w:val="003A5A81"/>
    <w:rsid w:val="003A74E6"/>
    <w:rsid w:val="003A7D1C"/>
    <w:rsid w:val="003B180E"/>
    <w:rsid w:val="003B304B"/>
    <w:rsid w:val="003B3146"/>
    <w:rsid w:val="003B4E55"/>
    <w:rsid w:val="003B6A29"/>
    <w:rsid w:val="003C19B4"/>
    <w:rsid w:val="003C2998"/>
    <w:rsid w:val="003D0C95"/>
    <w:rsid w:val="003D16FD"/>
    <w:rsid w:val="003D1E02"/>
    <w:rsid w:val="003D4F78"/>
    <w:rsid w:val="003D5ADE"/>
    <w:rsid w:val="003E39E9"/>
    <w:rsid w:val="003E5CB8"/>
    <w:rsid w:val="003E5DC8"/>
    <w:rsid w:val="003E6C25"/>
    <w:rsid w:val="003F015E"/>
    <w:rsid w:val="003F0465"/>
    <w:rsid w:val="003F5C6D"/>
    <w:rsid w:val="00400414"/>
    <w:rsid w:val="00406224"/>
    <w:rsid w:val="00406BE5"/>
    <w:rsid w:val="004119D9"/>
    <w:rsid w:val="004136BE"/>
    <w:rsid w:val="0041446B"/>
    <w:rsid w:val="00414BB0"/>
    <w:rsid w:val="0041645C"/>
    <w:rsid w:val="004202F0"/>
    <w:rsid w:val="00422CC3"/>
    <w:rsid w:val="004253B7"/>
    <w:rsid w:val="004264F8"/>
    <w:rsid w:val="00433DA2"/>
    <w:rsid w:val="00434505"/>
    <w:rsid w:val="00434FCC"/>
    <w:rsid w:val="00435C73"/>
    <w:rsid w:val="0044071E"/>
    <w:rsid w:val="004409AD"/>
    <w:rsid w:val="0044329C"/>
    <w:rsid w:val="004433FF"/>
    <w:rsid w:val="004448BD"/>
    <w:rsid w:val="00453E24"/>
    <w:rsid w:val="00454FE0"/>
    <w:rsid w:val="004556D6"/>
    <w:rsid w:val="00457456"/>
    <w:rsid w:val="004577FE"/>
    <w:rsid w:val="00457B9C"/>
    <w:rsid w:val="0046164A"/>
    <w:rsid w:val="004628D2"/>
    <w:rsid w:val="00462DCD"/>
    <w:rsid w:val="004648AD"/>
    <w:rsid w:val="004703A9"/>
    <w:rsid w:val="004727EA"/>
    <w:rsid w:val="00473D8E"/>
    <w:rsid w:val="00474825"/>
    <w:rsid w:val="00474BBC"/>
    <w:rsid w:val="004760DE"/>
    <w:rsid w:val="004763D7"/>
    <w:rsid w:val="0048022D"/>
    <w:rsid w:val="00480ACD"/>
    <w:rsid w:val="00482D7F"/>
    <w:rsid w:val="0048395A"/>
    <w:rsid w:val="0048411D"/>
    <w:rsid w:val="00485CE4"/>
    <w:rsid w:val="004879E3"/>
    <w:rsid w:val="00487CD4"/>
    <w:rsid w:val="00493BC1"/>
    <w:rsid w:val="00494928"/>
    <w:rsid w:val="00497A04"/>
    <w:rsid w:val="004A004E"/>
    <w:rsid w:val="004A11C6"/>
    <w:rsid w:val="004A24CF"/>
    <w:rsid w:val="004A24D0"/>
    <w:rsid w:val="004A6F44"/>
    <w:rsid w:val="004B0F96"/>
    <w:rsid w:val="004B3AA3"/>
    <w:rsid w:val="004B5893"/>
    <w:rsid w:val="004B6127"/>
    <w:rsid w:val="004C03C0"/>
    <w:rsid w:val="004C2ADD"/>
    <w:rsid w:val="004C2EBD"/>
    <w:rsid w:val="004C3D1D"/>
    <w:rsid w:val="004C3D84"/>
    <w:rsid w:val="004C67DE"/>
    <w:rsid w:val="004C6A4D"/>
    <w:rsid w:val="004C7913"/>
    <w:rsid w:val="004D29A5"/>
    <w:rsid w:val="004E094D"/>
    <w:rsid w:val="004E17DD"/>
    <w:rsid w:val="004E40E2"/>
    <w:rsid w:val="004E4DD6"/>
    <w:rsid w:val="004E65EB"/>
    <w:rsid w:val="004E7966"/>
    <w:rsid w:val="004F5E36"/>
    <w:rsid w:val="00500FEC"/>
    <w:rsid w:val="00501596"/>
    <w:rsid w:val="00501E63"/>
    <w:rsid w:val="0050236D"/>
    <w:rsid w:val="00506D1A"/>
    <w:rsid w:val="00507858"/>
    <w:rsid w:val="00507B47"/>
    <w:rsid w:val="00507BEF"/>
    <w:rsid w:val="00507CC9"/>
    <w:rsid w:val="00510312"/>
    <w:rsid w:val="005119A5"/>
    <w:rsid w:val="00517CD5"/>
    <w:rsid w:val="00520B10"/>
    <w:rsid w:val="00521802"/>
    <w:rsid w:val="00522337"/>
    <w:rsid w:val="005252DD"/>
    <w:rsid w:val="0052604A"/>
    <w:rsid w:val="0052743E"/>
    <w:rsid w:val="005278B7"/>
    <w:rsid w:val="0053124D"/>
    <w:rsid w:val="00532016"/>
    <w:rsid w:val="00532C9E"/>
    <w:rsid w:val="00533622"/>
    <w:rsid w:val="005346C8"/>
    <w:rsid w:val="005354A4"/>
    <w:rsid w:val="0053668F"/>
    <w:rsid w:val="00537507"/>
    <w:rsid w:val="00541E86"/>
    <w:rsid w:val="005439E3"/>
    <w:rsid w:val="00543E7D"/>
    <w:rsid w:val="00547A68"/>
    <w:rsid w:val="005504FA"/>
    <w:rsid w:val="00551FEA"/>
    <w:rsid w:val="005531C9"/>
    <w:rsid w:val="00555765"/>
    <w:rsid w:val="005569A3"/>
    <w:rsid w:val="00563AD9"/>
    <w:rsid w:val="00564DC2"/>
    <w:rsid w:val="005706B5"/>
    <w:rsid w:val="00570C43"/>
    <w:rsid w:val="00571C23"/>
    <w:rsid w:val="00572210"/>
    <w:rsid w:val="00580AD7"/>
    <w:rsid w:val="00583FF4"/>
    <w:rsid w:val="00587394"/>
    <w:rsid w:val="00587B23"/>
    <w:rsid w:val="00590583"/>
    <w:rsid w:val="005936F2"/>
    <w:rsid w:val="00594AAD"/>
    <w:rsid w:val="005963DB"/>
    <w:rsid w:val="005973A6"/>
    <w:rsid w:val="005A0DE4"/>
    <w:rsid w:val="005A0FC7"/>
    <w:rsid w:val="005A162C"/>
    <w:rsid w:val="005A25F4"/>
    <w:rsid w:val="005A2ADB"/>
    <w:rsid w:val="005A2D59"/>
    <w:rsid w:val="005A2FEB"/>
    <w:rsid w:val="005B2110"/>
    <w:rsid w:val="005B3C83"/>
    <w:rsid w:val="005B60CE"/>
    <w:rsid w:val="005B61E6"/>
    <w:rsid w:val="005B65D1"/>
    <w:rsid w:val="005B6B7E"/>
    <w:rsid w:val="005C64DA"/>
    <w:rsid w:val="005C77E1"/>
    <w:rsid w:val="005D3995"/>
    <w:rsid w:val="005D4DF6"/>
    <w:rsid w:val="005D668A"/>
    <w:rsid w:val="005D6A2F"/>
    <w:rsid w:val="005E0307"/>
    <w:rsid w:val="005E0723"/>
    <w:rsid w:val="005E1A82"/>
    <w:rsid w:val="005E794C"/>
    <w:rsid w:val="005F0A28"/>
    <w:rsid w:val="005F0E5E"/>
    <w:rsid w:val="005F1134"/>
    <w:rsid w:val="005F339D"/>
    <w:rsid w:val="005F56F0"/>
    <w:rsid w:val="005F6D2B"/>
    <w:rsid w:val="00600535"/>
    <w:rsid w:val="00604B64"/>
    <w:rsid w:val="0060581E"/>
    <w:rsid w:val="00610216"/>
    <w:rsid w:val="00610CD6"/>
    <w:rsid w:val="006116DA"/>
    <w:rsid w:val="00614899"/>
    <w:rsid w:val="00616797"/>
    <w:rsid w:val="006204BB"/>
    <w:rsid w:val="00620DEE"/>
    <w:rsid w:val="00621F20"/>
    <w:rsid w:val="00621F92"/>
    <w:rsid w:val="0062280A"/>
    <w:rsid w:val="00625188"/>
    <w:rsid w:val="00625639"/>
    <w:rsid w:val="00631B33"/>
    <w:rsid w:val="006322B2"/>
    <w:rsid w:val="00633BEC"/>
    <w:rsid w:val="00636C58"/>
    <w:rsid w:val="00640EFC"/>
    <w:rsid w:val="0064184D"/>
    <w:rsid w:val="006422CC"/>
    <w:rsid w:val="00643BA8"/>
    <w:rsid w:val="00645469"/>
    <w:rsid w:val="006478E3"/>
    <w:rsid w:val="00651ED8"/>
    <w:rsid w:val="00654096"/>
    <w:rsid w:val="00660E3E"/>
    <w:rsid w:val="00662E74"/>
    <w:rsid w:val="00663DF1"/>
    <w:rsid w:val="00671D17"/>
    <w:rsid w:val="00680213"/>
    <w:rsid w:val="00680C23"/>
    <w:rsid w:val="00681AB6"/>
    <w:rsid w:val="00681E54"/>
    <w:rsid w:val="006829C8"/>
    <w:rsid w:val="0068398F"/>
    <w:rsid w:val="00684697"/>
    <w:rsid w:val="00687C8A"/>
    <w:rsid w:val="006934B8"/>
    <w:rsid w:val="00693766"/>
    <w:rsid w:val="006947BC"/>
    <w:rsid w:val="0069777C"/>
    <w:rsid w:val="006A10E6"/>
    <w:rsid w:val="006A1619"/>
    <w:rsid w:val="006A3281"/>
    <w:rsid w:val="006A45A6"/>
    <w:rsid w:val="006A4C86"/>
    <w:rsid w:val="006B08B8"/>
    <w:rsid w:val="006B4888"/>
    <w:rsid w:val="006B59C1"/>
    <w:rsid w:val="006B7BED"/>
    <w:rsid w:val="006C2226"/>
    <w:rsid w:val="006C2977"/>
    <w:rsid w:val="006C2E45"/>
    <w:rsid w:val="006C359C"/>
    <w:rsid w:val="006C4AE3"/>
    <w:rsid w:val="006C4E48"/>
    <w:rsid w:val="006C5579"/>
    <w:rsid w:val="006D0D76"/>
    <w:rsid w:val="006D1F15"/>
    <w:rsid w:val="006D2A50"/>
    <w:rsid w:val="006D3144"/>
    <w:rsid w:val="006D5497"/>
    <w:rsid w:val="006D6E8B"/>
    <w:rsid w:val="006E09FE"/>
    <w:rsid w:val="006E1402"/>
    <w:rsid w:val="006E2F2C"/>
    <w:rsid w:val="006E526C"/>
    <w:rsid w:val="006E53BE"/>
    <w:rsid w:val="006E59B5"/>
    <w:rsid w:val="006E737D"/>
    <w:rsid w:val="006F017B"/>
    <w:rsid w:val="00700BA0"/>
    <w:rsid w:val="0070370D"/>
    <w:rsid w:val="0070411C"/>
    <w:rsid w:val="0070582A"/>
    <w:rsid w:val="00706285"/>
    <w:rsid w:val="00707DD1"/>
    <w:rsid w:val="00711B5A"/>
    <w:rsid w:val="00712EC8"/>
    <w:rsid w:val="00713973"/>
    <w:rsid w:val="007172C1"/>
    <w:rsid w:val="00720A24"/>
    <w:rsid w:val="00720A53"/>
    <w:rsid w:val="007300C5"/>
    <w:rsid w:val="007322B6"/>
    <w:rsid w:val="00732386"/>
    <w:rsid w:val="0073514D"/>
    <w:rsid w:val="0074029F"/>
    <w:rsid w:val="007440A4"/>
    <w:rsid w:val="007447F3"/>
    <w:rsid w:val="00745B90"/>
    <w:rsid w:val="00750158"/>
    <w:rsid w:val="0075499F"/>
    <w:rsid w:val="00756F06"/>
    <w:rsid w:val="007574DC"/>
    <w:rsid w:val="00757518"/>
    <w:rsid w:val="00757B71"/>
    <w:rsid w:val="007602F1"/>
    <w:rsid w:val="007617CF"/>
    <w:rsid w:val="00762520"/>
    <w:rsid w:val="007639FF"/>
    <w:rsid w:val="00763C9E"/>
    <w:rsid w:val="007661C8"/>
    <w:rsid w:val="0076764F"/>
    <w:rsid w:val="00770460"/>
    <w:rsid w:val="0077066C"/>
    <w:rsid w:val="0077098D"/>
    <w:rsid w:val="007720B6"/>
    <w:rsid w:val="00773318"/>
    <w:rsid w:val="007749FC"/>
    <w:rsid w:val="007763E2"/>
    <w:rsid w:val="00776625"/>
    <w:rsid w:val="007822BE"/>
    <w:rsid w:val="0078577B"/>
    <w:rsid w:val="007862EC"/>
    <w:rsid w:val="00787045"/>
    <w:rsid w:val="00787EFE"/>
    <w:rsid w:val="0079095F"/>
    <w:rsid w:val="0079098F"/>
    <w:rsid w:val="00790BA9"/>
    <w:rsid w:val="0079155D"/>
    <w:rsid w:val="007931FA"/>
    <w:rsid w:val="00794080"/>
    <w:rsid w:val="00797D9B"/>
    <w:rsid w:val="007A0994"/>
    <w:rsid w:val="007A0BD7"/>
    <w:rsid w:val="007A4861"/>
    <w:rsid w:val="007A5B50"/>
    <w:rsid w:val="007A7BBA"/>
    <w:rsid w:val="007B0C50"/>
    <w:rsid w:val="007B1BDB"/>
    <w:rsid w:val="007B1D4D"/>
    <w:rsid w:val="007B48F9"/>
    <w:rsid w:val="007C0A19"/>
    <w:rsid w:val="007C1156"/>
    <w:rsid w:val="007C1A43"/>
    <w:rsid w:val="007C266D"/>
    <w:rsid w:val="007C4987"/>
    <w:rsid w:val="007C7A04"/>
    <w:rsid w:val="007D0951"/>
    <w:rsid w:val="007D339B"/>
    <w:rsid w:val="007D6819"/>
    <w:rsid w:val="007E52E4"/>
    <w:rsid w:val="007E6E3D"/>
    <w:rsid w:val="007E7A48"/>
    <w:rsid w:val="007F03B5"/>
    <w:rsid w:val="007F0DBE"/>
    <w:rsid w:val="007F19EE"/>
    <w:rsid w:val="007F27BE"/>
    <w:rsid w:val="007F4E20"/>
    <w:rsid w:val="0080013E"/>
    <w:rsid w:val="00801C10"/>
    <w:rsid w:val="008030D4"/>
    <w:rsid w:val="0080315E"/>
    <w:rsid w:val="008035B4"/>
    <w:rsid w:val="00807106"/>
    <w:rsid w:val="0081163F"/>
    <w:rsid w:val="00813288"/>
    <w:rsid w:val="0081677C"/>
    <w:rsid w:val="008168FC"/>
    <w:rsid w:val="00816CA9"/>
    <w:rsid w:val="00820E37"/>
    <w:rsid w:val="00824F9F"/>
    <w:rsid w:val="008274C4"/>
    <w:rsid w:val="00827BA2"/>
    <w:rsid w:val="00830996"/>
    <w:rsid w:val="0083351C"/>
    <w:rsid w:val="00833923"/>
    <w:rsid w:val="008345F1"/>
    <w:rsid w:val="008359B4"/>
    <w:rsid w:val="00837040"/>
    <w:rsid w:val="008374F1"/>
    <w:rsid w:val="008404F0"/>
    <w:rsid w:val="00840869"/>
    <w:rsid w:val="00845209"/>
    <w:rsid w:val="00847243"/>
    <w:rsid w:val="0084758D"/>
    <w:rsid w:val="008507CF"/>
    <w:rsid w:val="008509A0"/>
    <w:rsid w:val="0085750C"/>
    <w:rsid w:val="00861494"/>
    <w:rsid w:val="008618D4"/>
    <w:rsid w:val="008623AA"/>
    <w:rsid w:val="008630A1"/>
    <w:rsid w:val="00865100"/>
    <w:rsid w:val="00865A6A"/>
    <w:rsid w:val="00865B07"/>
    <w:rsid w:val="008667EA"/>
    <w:rsid w:val="00866822"/>
    <w:rsid w:val="008670C9"/>
    <w:rsid w:val="00867771"/>
    <w:rsid w:val="00873D3A"/>
    <w:rsid w:val="0087637F"/>
    <w:rsid w:val="00884DF1"/>
    <w:rsid w:val="0088543B"/>
    <w:rsid w:val="00887FB3"/>
    <w:rsid w:val="00891D99"/>
    <w:rsid w:val="00892AD5"/>
    <w:rsid w:val="00893C1C"/>
    <w:rsid w:val="0089778A"/>
    <w:rsid w:val="008A1512"/>
    <w:rsid w:val="008A4AE1"/>
    <w:rsid w:val="008A5A75"/>
    <w:rsid w:val="008B25E8"/>
    <w:rsid w:val="008B2754"/>
    <w:rsid w:val="008B33D2"/>
    <w:rsid w:val="008B5FCA"/>
    <w:rsid w:val="008B681A"/>
    <w:rsid w:val="008B754C"/>
    <w:rsid w:val="008C02E0"/>
    <w:rsid w:val="008C0C8C"/>
    <w:rsid w:val="008C233F"/>
    <w:rsid w:val="008C46C8"/>
    <w:rsid w:val="008C4910"/>
    <w:rsid w:val="008C639F"/>
    <w:rsid w:val="008C668B"/>
    <w:rsid w:val="008C79CD"/>
    <w:rsid w:val="008D0C05"/>
    <w:rsid w:val="008D2AAF"/>
    <w:rsid w:val="008D32B9"/>
    <w:rsid w:val="008D433B"/>
    <w:rsid w:val="008D4A16"/>
    <w:rsid w:val="008D4EB2"/>
    <w:rsid w:val="008D5B03"/>
    <w:rsid w:val="008E16F1"/>
    <w:rsid w:val="008E4F55"/>
    <w:rsid w:val="008E5338"/>
    <w:rsid w:val="008E566E"/>
    <w:rsid w:val="008E7EA6"/>
    <w:rsid w:val="008F4504"/>
    <w:rsid w:val="008F7591"/>
    <w:rsid w:val="0090161A"/>
    <w:rsid w:val="009018F9"/>
    <w:rsid w:val="00901EB6"/>
    <w:rsid w:val="009041F8"/>
    <w:rsid w:val="00904C62"/>
    <w:rsid w:val="00906C66"/>
    <w:rsid w:val="00907A12"/>
    <w:rsid w:val="00907E40"/>
    <w:rsid w:val="009129F8"/>
    <w:rsid w:val="00917970"/>
    <w:rsid w:val="00920448"/>
    <w:rsid w:val="009204DE"/>
    <w:rsid w:val="00920A5E"/>
    <w:rsid w:val="00920EE3"/>
    <w:rsid w:val="00922BA8"/>
    <w:rsid w:val="00924DAC"/>
    <w:rsid w:val="00925314"/>
    <w:rsid w:val="00926B6E"/>
    <w:rsid w:val="00927058"/>
    <w:rsid w:val="00927EBC"/>
    <w:rsid w:val="00930E37"/>
    <w:rsid w:val="009374B3"/>
    <w:rsid w:val="00942750"/>
    <w:rsid w:val="009432F0"/>
    <w:rsid w:val="00943F91"/>
    <w:rsid w:val="009450CE"/>
    <w:rsid w:val="009459BB"/>
    <w:rsid w:val="00945A9B"/>
    <w:rsid w:val="00946AC0"/>
    <w:rsid w:val="00946FC1"/>
    <w:rsid w:val="00947179"/>
    <w:rsid w:val="0095164B"/>
    <w:rsid w:val="00954090"/>
    <w:rsid w:val="009573E7"/>
    <w:rsid w:val="00962035"/>
    <w:rsid w:val="00963E05"/>
    <w:rsid w:val="00964A45"/>
    <w:rsid w:val="00967586"/>
    <w:rsid w:val="00967843"/>
    <w:rsid w:val="00967D54"/>
    <w:rsid w:val="009707A3"/>
    <w:rsid w:val="00971028"/>
    <w:rsid w:val="009715F9"/>
    <w:rsid w:val="00972A0F"/>
    <w:rsid w:val="00974F00"/>
    <w:rsid w:val="0097642D"/>
    <w:rsid w:val="00982E9E"/>
    <w:rsid w:val="0098458A"/>
    <w:rsid w:val="009848B8"/>
    <w:rsid w:val="00985E44"/>
    <w:rsid w:val="009907A1"/>
    <w:rsid w:val="00992909"/>
    <w:rsid w:val="00993B84"/>
    <w:rsid w:val="009941F6"/>
    <w:rsid w:val="00995231"/>
    <w:rsid w:val="00996483"/>
    <w:rsid w:val="00996F5A"/>
    <w:rsid w:val="00997BFF"/>
    <w:rsid w:val="009A1107"/>
    <w:rsid w:val="009A3115"/>
    <w:rsid w:val="009A680F"/>
    <w:rsid w:val="009A776E"/>
    <w:rsid w:val="009B041A"/>
    <w:rsid w:val="009B21E7"/>
    <w:rsid w:val="009C1849"/>
    <w:rsid w:val="009C37C3"/>
    <w:rsid w:val="009C7C86"/>
    <w:rsid w:val="009C7E6E"/>
    <w:rsid w:val="009D1334"/>
    <w:rsid w:val="009D2FF7"/>
    <w:rsid w:val="009D43C9"/>
    <w:rsid w:val="009E1FF5"/>
    <w:rsid w:val="009E2B83"/>
    <w:rsid w:val="009E35A5"/>
    <w:rsid w:val="009E7884"/>
    <w:rsid w:val="009E788A"/>
    <w:rsid w:val="009F08AB"/>
    <w:rsid w:val="009F0E08"/>
    <w:rsid w:val="009F1F79"/>
    <w:rsid w:val="009F2C03"/>
    <w:rsid w:val="009F5344"/>
    <w:rsid w:val="00A00724"/>
    <w:rsid w:val="00A040AD"/>
    <w:rsid w:val="00A07312"/>
    <w:rsid w:val="00A12B46"/>
    <w:rsid w:val="00A1302E"/>
    <w:rsid w:val="00A17291"/>
    <w:rsid w:val="00A1763D"/>
    <w:rsid w:val="00A17CEC"/>
    <w:rsid w:val="00A20BEB"/>
    <w:rsid w:val="00A22251"/>
    <w:rsid w:val="00A26FD4"/>
    <w:rsid w:val="00A27EF0"/>
    <w:rsid w:val="00A3042A"/>
    <w:rsid w:val="00A32154"/>
    <w:rsid w:val="00A344AB"/>
    <w:rsid w:val="00A34E1A"/>
    <w:rsid w:val="00A40410"/>
    <w:rsid w:val="00A41A27"/>
    <w:rsid w:val="00A42076"/>
    <w:rsid w:val="00A42361"/>
    <w:rsid w:val="00A459DD"/>
    <w:rsid w:val="00A46FB4"/>
    <w:rsid w:val="00A50B20"/>
    <w:rsid w:val="00A51390"/>
    <w:rsid w:val="00A54A5B"/>
    <w:rsid w:val="00A5516A"/>
    <w:rsid w:val="00A5527E"/>
    <w:rsid w:val="00A560CE"/>
    <w:rsid w:val="00A60D13"/>
    <w:rsid w:val="00A63C36"/>
    <w:rsid w:val="00A66AE5"/>
    <w:rsid w:val="00A70A59"/>
    <w:rsid w:val="00A71E7C"/>
    <w:rsid w:val="00A7223D"/>
    <w:rsid w:val="00A72745"/>
    <w:rsid w:val="00A76EFC"/>
    <w:rsid w:val="00A80B65"/>
    <w:rsid w:val="00A80F47"/>
    <w:rsid w:val="00A81A95"/>
    <w:rsid w:val="00A846CD"/>
    <w:rsid w:val="00A864BB"/>
    <w:rsid w:val="00A87D50"/>
    <w:rsid w:val="00A91010"/>
    <w:rsid w:val="00A9248C"/>
    <w:rsid w:val="00A94530"/>
    <w:rsid w:val="00A97F29"/>
    <w:rsid w:val="00AA1725"/>
    <w:rsid w:val="00AA4D7F"/>
    <w:rsid w:val="00AA702E"/>
    <w:rsid w:val="00AA7605"/>
    <w:rsid w:val="00AA7D26"/>
    <w:rsid w:val="00AB0964"/>
    <w:rsid w:val="00AB29A9"/>
    <w:rsid w:val="00AB3F85"/>
    <w:rsid w:val="00AB4F2A"/>
    <w:rsid w:val="00AB5011"/>
    <w:rsid w:val="00AC252E"/>
    <w:rsid w:val="00AC5A8E"/>
    <w:rsid w:val="00AC68FB"/>
    <w:rsid w:val="00AC7368"/>
    <w:rsid w:val="00AD16B9"/>
    <w:rsid w:val="00AD3CE0"/>
    <w:rsid w:val="00AD60AA"/>
    <w:rsid w:val="00AE02D2"/>
    <w:rsid w:val="00AE28CF"/>
    <w:rsid w:val="00AE377D"/>
    <w:rsid w:val="00AE4934"/>
    <w:rsid w:val="00AF09B8"/>
    <w:rsid w:val="00AF0EBA"/>
    <w:rsid w:val="00AF121F"/>
    <w:rsid w:val="00B0077A"/>
    <w:rsid w:val="00B02C8A"/>
    <w:rsid w:val="00B02DB9"/>
    <w:rsid w:val="00B02E5C"/>
    <w:rsid w:val="00B17B66"/>
    <w:rsid w:val="00B17D71"/>
    <w:rsid w:val="00B17FBD"/>
    <w:rsid w:val="00B20034"/>
    <w:rsid w:val="00B221A0"/>
    <w:rsid w:val="00B23865"/>
    <w:rsid w:val="00B25D7F"/>
    <w:rsid w:val="00B267B4"/>
    <w:rsid w:val="00B277BB"/>
    <w:rsid w:val="00B27D09"/>
    <w:rsid w:val="00B30B80"/>
    <w:rsid w:val="00B315A6"/>
    <w:rsid w:val="00B31813"/>
    <w:rsid w:val="00B33365"/>
    <w:rsid w:val="00B34A92"/>
    <w:rsid w:val="00B34F1E"/>
    <w:rsid w:val="00B35959"/>
    <w:rsid w:val="00B36E14"/>
    <w:rsid w:val="00B37786"/>
    <w:rsid w:val="00B41909"/>
    <w:rsid w:val="00B44807"/>
    <w:rsid w:val="00B47057"/>
    <w:rsid w:val="00B4797E"/>
    <w:rsid w:val="00B47E3B"/>
    <w:rsid w:val="00B50B5D"/>
    <w:rsid w:val="00B50F46"/>
    <w:rsid w:val="00B52295"/>
    <w:rsid w:val="00B52794"/>
    <w:rsid w:val="00B555D0"/>
    <w:rsid w:val="00B55CDC"/>
    <w:rsid w:val="00B55EB6"/>
    <w:rsid w:val="00B57B36"/>
    <w:rsid w:val="00B57E6F"/>
    <w:rsid w:val="00B6035A"/>
    <w:rsid w:val="00B748AA"/>
    <w:rsid w:val="00B801A2"/>
    <w:rsid w:val="00B825EE"/>
    <w:rsid w:val="00B82EAA"/>
    <w:rsid w:val="00B83774"/>
    <w:rsid w:val="00B83C81"/>
    <w:rsid w:val="00B860DD"/>
    <w:rsid w:val="00B86505"/>
    <w:rsid w:val="00B8686D"/>
    <w:rsid w:val="00B87796"/>
    <w:rsid w:val="00B87944"/>
    <w:rsid w:val="00B93F69"/>
    <w:rsid w:val="00BA0250"/>
    <w:rsid w:val="00BA4234"/>
    <w:rsid w:val="00BA4466"/>
    <w:rsid w:val="00BA573F"/>
    <w:rsid w:val="00BA5C35"/>
    <w:rsid w:val="00BB049B"/>
    <w:rsid w:val="00BB1DDC"/>
    <w:rsid w:val="00BC184A"/>
    <w:rsid w:val="00BC30C9"/>
    <w:rsid w:val="00BC30FB"/>
    <w:rsid w:val="00BC58F2"/>
    <w:rsid w:val="00BD077D"/>
    <w:rsid w:val="00BD1ED5"/>
    <w:rsid w:val="00BE1FB8"/>
    <w:rsid w:val="00BE3E58"/>
    <w:rsid w:val="00BF0B56"/>
    <w:rsid w:val="00BF33A4"/>
    <w:rsid w:val="00BF3975"/>
    <w:rsid w:val="00BF3B43"/>
    <w:rsid w:val="00BF50B7"/>
    <w:rsid w:val="00C00179"/>
    <w:rsid w:val="00C002E4"/>
    <w:rsid w:val="00C003A0"/>
    <w:rsid w:val="00C006B3"/>
    <w:rsid w:val="00C01616"/>
    <w:rsid w:val="00C0162B"/>
    <w:rsid w:val="00C01A60"/>
    <w:rsid w:val="00C068ED"/>
    <w:rsid w:val="00C137E2"/>
    <w:rsid w:val="00C149DC"/>
    <w:rsid w:val="00C165D6"/>
    <w:rsid w:val="00C22E0C"/>
    <w:rsid w:val="00C245BF"/>
    <w:rsid w:val="00C256C2"/>
    <w:rsid w:val="00C27017"/>
    <w:rsid w:val="00C27660"/>
    <w:rsid w:val="00C30FA4"/>
    <w:rsid w:val="00C345B1"/>
    <w:rsid w:val="00C36681"/>
    <w:rsid w:val="00C40127"/>
    <w:rsid w:val="00C40142"/>
    <w:rsid w:val="00C43490"/>
    <w:rsid w:val="00C43B5D"/>
    <w:rsid w:val="00C4641D"/>
    <w:rsid w:val="00C46462"/>
    <w:rsid w:val="00C50892"/>
    <w:rsid w:val="00C51760"/>
    <w:rsid w:val="00C51A81"/>
    <w:rsid w:val="00C52C3C"/>
    <w:rsid w:val="00C57182"/>
    <w:rsid w:val="00C57863"/>
    <w:rsid w:val="00C62279"/>
    <w:rsid w:val="00C640AF"/>
    <w:rsid w:val="00C652F2"/>
    <w:rsid w:val="00C655FD"/>
    <w:rsid w:val="00C66ACA"/>
    <w:rsid w:val="00C74E72"/>
    <w:rsid w:val="00C75407"/>
    <w:rsid w:val="00C761B8"/>
    <w:rsid w:val="00C7710F"/>
    <w:rsid w:val="00C81708"/>
    <w:rsid w:val="00C841C6"/>
    <w:rsid w:val="00C847E2"/>
    <w:rsid w:val="00C86769"/>
    <w:rsid w:val="00C86C2B"/>
    <w:rsid w:val="00C86C5A"/>
    <w:rsid w:val="00C870A8"/>
    <w:rsid w:val="00C936F9"/>
    <w:rsid w:val="00C94434"/>
    <w:rsid w:val="00C97AA5"/>
    <w:rsid w:val="00CA0D75"/>
    <w:rsid w:val="00CA1C95"/>
    <w:rsid w:val="00CA22AC"/>
    <w:rsid w:val="00CA26E5"/>
    <w:rsid w:val="00CA4DB1"/>
    <w:rsid w:val="00CA5A9C"/>
    <w:rsid w:val="00CA6CFE"/>
    <w:rsid w:val="00CB00C7"/>
    <w:rsid w:val="00CB10A0"/>
    <w:rsid w:val="00CB6FBB"/>
    <w:rsid w:val="00CC2F56"/>
    <w:rsid w:val="00CC4C20"/>
    <w:rsid w:val="00CC56AF"/>
    <w:rsid w:val="00CC61E1"/>
    <w:rsid w:val="00CC6DA2"/>
    <w:rsid w:val="00CC757A"/>
    <w:rsid w:val="00CD157A"/>
    <w:rsid w:val="00CD3517"/>
    <w:rsid w:val="00CD459F"/>
    <w:rsid w:val="00CD5AD2"/>
    <w:rsid w:val="00CD5E14"/>
    <w:rsid w:val="00CD5FE2"/>
    <w:rsid w:val="00CE01B8"/>
    <w:rsid w:val="00CE05A2"/>
    <w:rsid w:val="00CE4504"/>
    <w:rsid w:val="00CE54B2"/>
    <w:rsid w:val="00CE7C68"/>
    <w:rsid w:val="00CF2FF4"/>
    <w:rsid w:val="00CF411A"/>
    <w:rsid w:val="00CF5A3B"/>
    <w:rsid w:val="00CF75FC"/>
    <w:rsid w:val="00D00013"/>
    <w:rsid w:val="00D00930"/>
    <w:rsid w:val="00D0125B"/>
    <w:rsid w:val="00D01CC7"/>
    <w:rsid w:val="00D02B4C"/>
    <w:rsid w:val="00D02FE8"/>
    <w:rsid w:val="00D040C4"/>
    <w:rsid w:val="00D065CC"/>
    <w:rsid w:val="00D1032F"/>
    <w:rsid w:val="00D13180"/>
    <w:rsid w:val="00D135E8"/>
    <w:rsid w:val="00D143DA"/>
    <w:rsid w:val="00D14C3E"/>
    <w:rsid w:val="00D16424"/>
    <w:rsid w:val="00D17097"/>
    <w:rsid w:val="00D20AD1"/>
    <w:rsid w:val="00D22D69"/>
    <w:rsid w:val="00D2582C"/>
    <w:rsid w:val="00D25DC3"/>
    <w:rsid w:val="00D2656C"/>
    <w:rsid w:val="00D26761"/>
    <w:rsid w:val="00D27B57"/>
    <w:rsid w:val="00D30F4D"/>
    <w:rsid w:val="00D3141C"/>
    <w:rsid w:val="00D31DB5"/>
    <w:rsid w:val="00D341DB"/>
    <w:rsid w:val="00D36FAA"/>
    <w:rsid w:val="00D37D55"/>
    <w:rsid w:val="00D41D14"/>
    <w:rsid w:val="00D42ADD"/>
    <w:rsid w:val="00D436A2"/>
    <w:rsid w:val="00D440C7"/>
    <w:rsid w:val="00D46869"/>
    <w:rsid w:val="00D46B7E"/>
    <w:rsid w:val="00D51371"/>
    <w:rsid w:val="00D5302C"/>
    <w:rsid w:val="00D53853"/>
    <w:rsid w:val="00D55F1D"/>
    <w:rsid w:val="00D55FC9"/>
    <w:rsid w:val="00D5620C"/>
    <w:rsid w:val="00D5631F"/>
    <w:rsid w:val="00D567D0"/>
    <w:rsid w:val="00D57A85"/>
    <w:rsid w:val="00D57C84"/>
    <w:rsid w:val="00D6057D"/>
    <w:rsid w:val="00D63833"/>
    <w:rsid w:val="00D63BBB"/>
    <w:rsid w:val="00D64565"/>
    <w:rsid w:val="00D652EE"/>
    <w:rsid w:val="00D656B6"/>
    <w:rsid w:val="00D6755D"/>
    <w:rsid w:val="00D70859"/>
    <w:rsid w:val="00D71640"/>
    <w:rsid w:val="00D73AC3"/>
    <w:rsid w:val="00D74A66"/>
    <w:rsid w:val="00D80A4C"/>
    <w:rsid w:val="00D81F78"/>
    <w:rsid w:val="00D836C5"/>
    <w:rsid w:val="00D84576"/>
    <w:rsid w:val="00D85E03"/>
    <w:rsid w:val="00D93B08"/>
    <w:rsid w:val="00D96048"/>
    <w:rsid w:val="00DA1399"/>
    <w:rsid w:val="00DA24C6"/>
    <w:rsid w:val="00DA3079"/>
    <w:rsid w:val="00DA3755"/>
    <w:rsid w:val="00DA4D7B"/>
    <w:rsid w:val="00DA55E8"/>
    <w:rsid w:val="00DA595F"/>
    <w:rsid w:val="00DA631F"/>
    <w:rsid w:val="00DB4311"/>
    <w:rsid w:val="00DC1228"/>
    <w:rsid w:val="00DC5662"/>
    <w:rsid w:val="00DC5850"/>
    <w:rsid w:val="00DC70AB"/>
    <w:rsid w:val="00DD0188"/>
    <w:rsid w:val="00DD271C"/>
    <w:rsid w:val="00DD27B4"/>
    <w:rsid w:val="00DD731C"/>
    <w:rsid w:val="00DE0E7F"/>
    <w:rsid w:val="00DE1D6E"/>
    <w:rsid w:val="00DE264A"/>
    <w:rsid w:val="00DE5161"/>
    <w:rsid w:val="00DE60B6"/>
    <w:rsid w:val="00DF422A"/>
    <w:rsid w:val="00DF5072"/>
    <w:rsid w:val="00DF54E7"/>
    <w:rsid w:val="00E02D18"/>
    <w:rsid w:val="00E041E7"/>
    <w:rsid w:val="00E0427F"/>
    <w:rsid w:val="00E04900"/>
    <w:rsid w:val="00E07A2C"/>
    <w:rsid w:val="00E11D70"/>
    <w:rsid w:val="00E12254"/>
    <w:rsid w:val="00E15D5F"/>
    <w:rsid w:val="00E161B0"/>
    <w:rsid w:val="00E22CCC"/>
    <w:rsid w:val="00E239C2"/>
    <w:rsid w:val="00E23CA1"/>
    <w:rsid w:val="00E27D77"/>
    <w:rsid w:val="00E31F66"/>
    <w:rsid w:val="00E37622"/>
    <w:rsid w:val="00E37AFE"/>
    <w:rsid w:val="00E409A8"/>
    <w:rsid w:val="00E41CB5"/>
    <w:rsid w:val="00E42BAD"/>
    <w:rsid w:val="00E50C12"/>
    <w:rsid w:val="00E5273E"/>
    <w:rsid w:val="00E55E65"/>
    <w:rsid w:val="00E60B37"/>
    <w:rsid w:val="00E61AA7"/>
    <w:rsid w:val="00E64793"/>
    <w:rsid w:val="00E65B91"/>
    <w:rsid w:val="00E6784D"/>
    <w:rsid w:val="00E67DDE"/>
    <w:rsid w:val="00E7066F"/>
    <w:rsid w:val="00E7209D"/>
    <w:rsid w:val="00E72EAD"/>
    <w:rsid w:val="00E77223"/>
    <w:rsid w:val="00E77BA5"/>
    <w:rsid w:val="00E8289C"/>
    <w:rsid w:val="00E835E1"/>
    <w:rsid w:val="00E85026"/>
    <w:rsid w:val="00E8528B"/>
    <w:rsid w:val="00E85B94"/>
    <w:rsid w:val="00E86028"/>
    <w:rsid w:val="00E8647B"/>
    <w:rsid w:val="00E91F14"/>
    <w:rsid w:val="00E927F7"/>
    <w:rsid w:val="00E958F0"/>
    <w:rsid w:val="00E97231"/>
    <w:rsid w:val="00E975F8"/>
    <w:rsid w:val="00E978D0"/>
    <w:rsid w:val="00E97DB4"/>
    <w:rsid w:val="00EA38EA"/>
    <w:rsid w:val="00EA3BD9"/>
    <w:rsid w:val="00EA4228"/>
    <w:rsid w:val="00EA4613"/>
    <w:rsid w:val="00EA64F2"/>
    <w:rsid w:val="00EA73C7"/>
    <w:rsid w:val="00EA74BB"/>
    <w:rsid w:val="00EA7F91"/>
    <w:rsid w:val="00EB1523"/>
    <w:rsid w:val="00EB25F0"/>
    <w:rsid w:val="00EB4EFB"/>
    <w:rsid w:val="00EB678C"/>
    <w:rsid w:val="00EB7158"/>
    <w:rsid w:val="00EC043B"/>
    <w:rsid w:val="00EC0E49"/>
    <w:rsid w:val="00EC101F"/>
    <w:rsid w:val="00EC1CC5"/>
    <w:rsid w:val="00EC1D9F"/>
    <w:rsid w:val="00EC4E77"/>
    <w:rsid w:val="00EC5729"/>
    <w:rsid w:val="00EC710C"/>
    <w:rsid w:val="00ED0C8C"/>
    <w:rsid w:val="00ED4906"/>
    <w:rsid w:val="00EE0131"/>
    <w:rsid w:val="00EE17B0"/>
    <w:rsid w:val="00EE7748"/>
    <w:rsid w:val="00EF06D9"/>
    <w:rsid w:val="00EF3D41"/>
    <w:rsid w:val="00EF3EDB"/>
    <w:rsid w:val="00EF5FC9"/>
    <w:rsid w:val="00F010C1"/>
    <w:rsid w:val="00F01890"/>
    <w:rsid w:val="00F022CC"/>
    <w:rsid w:val="00F05A09"/>
    <w:rsid w:val="00F27054"/>
    <w:rsid w:val="00F3049E"/>
    <w:rsid w:val="00F305F2"/>
    <w:rsid w:val="00F30C64"/>
    <w:rsid w:val="00F30C78"/>
    <w:rsid w:val="00F32BA2"/>
    <w:rsid w:val="00F32CDB"/>
    <w:rsid w:val="00F3365E"/>
    <w:rsid w:val="00F4183D"/>
    <w:rsid w:val="00F41B1F"/>
    <w:rsid w:val="00F41EE4"/>
    <w:rsid w:val="00F45205"/>
    <w:rsid w:val="00F45AAF"/>
    <w:rsid w:val="00F532BC"/>
    <w:rsid w:val="00F53678"/>
    <w:rsid w:val="00F56512"/>
    <w:rsid w:val="00F565FE"/>
    <w:rsid w:val="00F63A70"/>
    <w:rsid w:val="00F63D8C"/>
    <w:rsid w:val="00F6463D"/>
    <w:rsid w:val="00F66267"/>
    <w:rsid w:val="00F71850"/>
    <w:rsid w:val="00F71A29"/>
    <w:rsid w:val="00F7534E"/>
    <w:rsid w:val="00F800BE"/>
    <w:rsid w:val="00F81A47"/>
    <w:rsid w:val="00F83DF4"/>
    <w:rsid w:val="00F85444"/>
    <w:rsid w:val="00F85B00"/>
    <w:rsid w:val="00F87DFE"/>
    <w:rsid w:val="00F9179A"/>
    <w:rsid w:val="00F91BD9"/>
    <w:rsid w:val="00F91E3A"/>
    <w:rsid w:val="00F92E1B"/>
    <w:rsid w:val="00F93026"/>
    <w:rsid w:val="00F93EDF"/>
    <w:rsid w:val="00F93F69"/>
    <w:rsid w:val="00F950EA"/>
    <w:rsid w:val="00F957EB"/>
    <w:rsid w:val="00FA05B4"/>
    <w:rsid w:val="00FA1802"/>
    <w:rsid w:val="00FA21D0"/>
    <w:rsid w:val="00FA30F2"/>
    <w:rsid w:val="00FA5F5F"/>
    <w:rsid w:val="00FA78F6"/>
    <w:rsid w:val="00FB0218"/>
    <w:rsid w:val="00FB048C"/>
    <w:rsid w:val="00FB1EF2"/>
    <w:rsid w:val="00FB2937"/>
    <w:rsid w:val="00FB5653"/>
    <w:rsid w:val="00FB5BC2"/>
    <w:rsid w:val="00FB730C"/>
    <w:rsid w:val="00FB768B"/>
    <w:rsid w:val="00FC14C2"/>
    <w:rsid w:val="00FC2695"/>
    <w:rsid w:val="00FC31DF"/>
    <w:rsid w:val="00FC3E03"/>
    <w:rsid w:val="00FC3FC1"/>
    <w:rsid w:val="00FD12DC"/>
    <w:rsid w:val="00FD1682"/>
    <w:rsid w:val="00FD17D0"/>
    <w:rsid w:val="00FD5073"/>
    <w:rsid w:val="00FD6823"/>
    <w:rsid w:val="00FD75CC"/>
    <w:rsid w:val="00FE1F75"/>
    <w:rsid w:val="00FE2D0A"/>
    <w:rsid w:val="00FE3B36"/>
    <w:rsid w:val="00FE4A99"/>
    <w:rsid w:val="00FE58D2"/>
    <w:rsid w:val="00FE59CB"/>
    <w:rsid w:val="00FE7C3F"/>
    <w:rsid w:val="00FF02D3"/>
    <w:rsid w:val="00FF616C"/>
    <w:rsid w:val="00FF7F01"/>
    <w:rsid w:val="02F744F3"/>
    <w:rsid w:val="07168D3D"/>
    <w:rsid w:val="0A96EE2C"/>
    <w:rsid w:val="0BF9D871"/>
    <w:rsid w:val="1364C397"/>
    <w:rsid w:val="14305441"/>
    <w:rsid w:val="18837FE1"/>
    <w:rsid w:val="19A06590"/>
    <w:rsid w:val="19E0B703"/>
    <w:rsid w:val="1D638582"/>
    <w:rsid w:val="1D641326"/>
    <w:rsid w:val="2351B8F9"/>
    <w:rsid w:val="268E84BA"/>
    <w:rsid w:val="27BD2012"/>
    <w:rsid w:val="27CB4BA5"/>
    <w:rsid w:val="28E92D06"/>
    <w:rsid w:val="2A18AC69"/>
    <w:rsid w:val="2B1F2326"/>
    <w:rsid w:val="2F1DF4D7"/>
    <w:rsid w:val="346911D5"/>
    <w:rsid w:val="36F00480"/>
    <w:rsid w:val="3722F64F"/>
    <w:rsid w:val="3E0EF2BA"/>
    <w:rsid w:val="3F5DEEF5"/>
    <w:rsid w:val="415055C3"/>
    <w:rsid w:val="444F7FA8"/>
    <w:rsid w:val="44966FD0"/>
    <w:rsid w:val="45372154"/>
    <w:rsid w:val="456098DD"/>
    <w:rsid w:val="498C105F"/>
    <w:rsid w:val="4B9C59F3"/>
    <w:rsid w:val="4BAE2369"/>
    <w:rsid w:val="4E91F045"/>
    <w:rsid w:val="4F9B809B"/>
    <w:rsid w:val="4FDAFE95"/>
    <w:rsid w:val="4FEE268C"/>
    <w:rsid w:val="543904BB"/>
    <w:rsid w:val="570EF69B"/>
    <w:rsid w:val="5BCDAC30"/>
    <w:rsid w:val="5EBABA44"/>
    <w:rsid w:val="5F4914F1"/>
    <w:rsid w:val="601D2B76"/>
    <w:rsid w:val="64035DB7"/>
    <w:rsid w:val="66904AA4"/>
    <w:rsid w:val="69C72218"/>
    <w:rsid w:val="69F54D8F"/>
    <w:rsid w:val="6A78A9CC"/>
    <w:rsid w:val="6C2261DC"/>
    <w:rsid w:val="6D2737F3"/>
    <w:rsid w:val="71367EEE"/>
    <w:rsid w:val="71585206"/>
    <w:rsid w:val="72C1791F"/>
    <w:rsid w:val="735668C1"/>
    <w:rsid w:val="73717413"/>
    <w:rsid w:val="7573A9D4"/>
    <w:rsid w:val="79FB54E5"/>
    <w:rsid w:val="7DC2E85F"/>
    <w:rsid w:val="7F381432"/>
    <w:rsid w:val="7F5634BD"/>
    <w:rsid w:val="7F88847C"/>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AE0CC22"/>
  <w14:defaultImageDpi w14:val="330"/>
  <w15:docId w15:val="{0B95FB59-9D38-42B5-B090-D2348EE1E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aliases w:val="CET Top_page"/>
    <w:qFormat/>
    <w:rsid w:val="00FD1682"/>
    <w:pPr>
      <w:spacing w:after="0" w:line="240" w:lineRule="auto"/>
    </w:pPr>
    <w:rPr>
      <w:rFonts w:ascii="Times New Roman" w:eastAsia="Times New Roman" w:hAnsi="Times New Roman" w:cs="Times New Roman"/>
      <w:sz w:val="24"/>
      <w:szCs w:val="24"/>
      <w:lang w:eastAsia="de-DE"/>
    </w:rPr>
  </w:style>
  <w:style w:type="paragraph" w:styleId="Cmsor1">
    <w:name w:val="heading 1"/>
    <w:basedOn w:val="CETHeading1"/>
    <w:next w:val="Norml"/>
    <w:link w:val="Cmsor1Char"/>
    <w:uiPriority w:val="9"/>
    <w:rsid w:val="004F5E36"/>
    <w:pPr>
      <w:tabs>
        <w:tab w:val="right" w:pos="7100"/>
      </w:tabs>
      <w:jc w:val="both"/>
      <w:outlineLvl w:val="0"/>
    </w:pPr>
    <w:rPr>
      <w:lang w:val="en-GB"/>
    </w:rPr>
  </w:style>
  <w:style w:type="paragraph" w:styleId="Cmsor2">
    <w:name w:val="heading 2"/>
    <w:basedOn w:val="Norml"/>
    <w:next w:val="Norml"/>
    <w:link w:val="Cmsor2Char"/>
    <w:uiPriority w:val="9"/>
    <w:semiHidden/>
    <w:unhideWhenUsed/>
    <w:qFormat/>
    <w:rsid w:val="0003148D"/>
    <w:pPr>
      <w:keepNext/>
      <w:keepLines/>
      <w:tabs>
        <w:tab w:val="right" w:pos="7100"/>
      </w:tabs>
      <w:spacing w:before="200" w:line="264" w:lineRule="auto"/>
      <w:jc w:val="both"/>
      <w:outlineLvl w:val="1"/>
    </w:pPr>
    <w:rPr>
      <w:rFonts w:asciiTheme="majorHAnsi" w:eastAsiaTheme="majorEastAsia" w:hAnsiTheme="majorHAnsi" w:cstheme="majorBidi"/>
      <w:b/>
      <w:bCs/>
      <w:color w:val="4F81BD" w:themeColor="accent1"/>
      <w:sz w:val="26"/>
      <w:szCs w:val="26"/>
      <w:lang w:val="en-GB" w:eastAsia="en-US"/>
    </w:rPr>
  </w:style>
  <w:style w:type="paragraph" w:styleId="Cmsor3">
    <w:name w:val="heading 3"/>
    <w:basedOn w:val="Norml"/>
    <w:next w:val="Norml"/>
    <w:link w:val="Cmsor3Char"/>
    <w:uiPriority w:val="9"/>
    <w:semiHidden/>
    <w:unhideWhenUsed/>
    <w:qFormat/>
    <w:rsid w:val="0003148D"/>
    <w:pPr>
      <w:keepNext/>
      <w:keepLines/>
      <w:tabs>
        <w:tab w:val="right" w:pos="7100"/>
      </w:tabs>
      <w:spacing w:before="200" w:line="264" w:lineRule="auto"/>
      <w:jc w:val="both"/>
      <w:outlineLvl w:val="2"/>
    </w:pPr>
    <w:rPr>
      <w:rFonts w:asciiTheme="majorHAnsi" w:eastAsiaTheme="majorEastAsia" w:hAnsiTheme="majorHAnsi" w:cstheme="majorBidi"/>
      <w:b/>
      <w:bCs/>
      <w:color w:val="4F81BD" w:themeColor="accent1"/>
      <w:sz w:val="18"/>
      <w:szCs w:val="20"/>
      <w:lang w:val="en-GB" w:eastAsia="en-US"/>
    </w:rPr>
  </w:style>
  <w:style w:type="paragraph" w:styleId="Cmsor4">
    <w:name w:val="heading 4"/>
    <w:basedOn w:val="Norml"/>
    <w:next w:val="Norml"/>
    <w:link w:val="Cmsor4Char"/>
    <w:uiPriority w:val="9"/>
    <w:semiHidden/>
    <w:unhideWhenUsed/>
    <w:qFormat/>
    <w:rsid w:val="0003148D"/>
    <w:pPr>
      <w:keepNext/>
      <w:keepLines/>
      <w:tabs>
        <w:tab w:val="right" w:pos="7100"/>
      </w:tabs>
      <w:spacing w:before="200" w:line="264" w:lineRule="auto"/>
      <w:jc w:val="both"/>
      <w:outlineLvl w:val="3"/>
    </w:pPr>
    <w:rPr>
      <w:rFonts w:asciiTheme="majorHAnsi" w:eastAsiaTheme="majorEastAsia" w:hAnsiTheme="majorHAnsi" w:cstheme="majorBidi"/>
      <w:b/>
      <w:bCs/>
      <w:i/>
      <w:iCs/>
      <w:color w:val="4F81BD" w:themeColor="accent1"/>
      <w:sz w:val="18"/>
      <w:szCs w:val="20"/>
      <w:lang w:val="en-GB" w:eastAsia="en-US"/>
    </w:rPr>
  </w:style>
  <w:style w:type="paragraph" w:styleId="Cmsor5">
    <w:name w:val="heading 5"/>
    <w:basedOn w:val="Norml"/>
    <w:next w:val="Norml"/>
    <w:link w:val="Cmsor5Char"/>
    <w:uiPriority w:val="9"/>
    <w:semiHidden/>
    <w:unhideWhenUsed/>
    <w:qFormat/>
    <w:rsid w:val="0003148D"/>
    <w:pPr>
      <w:keepNext/>
      <w:keepLines/>
      <w:tabs>
        <w:tab w:val="right" w:pos="7100"/>
      </w:tabs>
      <w:spacing w:before="200" w:line="264" w:lineRule="auto"/>
      <w:jc w:val="both"/>
      <w:outlineLvl w:val="4"/>
    </w:pPr>
    <w:rPr>
      <w:rFonts w:asciiTheme="majorHAnsi" w:eastAsiaTheme="majorEastAsia" w:hAnsiTheme="majorHAnsi" w:cstheme="majorBidi"/>
      <w:color w:val="243F60" w:themeColor="accent1" w:themeShade="7F"/>
      <w:sz w:val="18"/>
      <w:szCs w:val="20"/>
      <w:lang w:val="en-GB" w:eastAsia="en-US"/>
    </w:rPr>
  </w:style>
  <w:style w:type="paragraph" w:styleId="Cmsor6">
    <w:name w:val="heading 6"/>
    <w:basedOn w:val="Norml"/>
    <w:next w:val="Norml"/>
    <w:link w:val="Cmsor6Char"/>
    <w:uiPriority w:val="9"/>
    <w:semiHidden/>
    <w:unhideWhenUsed/>
    <w:qFormat/>
    <w:rsid w:val="0003148D"/>
    <w:pPr>
      <w:keepNext/>
      <w:keepLines/>
      <w:tabs>
        <w:tab w:val="right" w:pos="7100"/>
      </w:tabs>
      <w:spacing w:before="200" w:line="264" w:lineRule="auto"/>
      <w:jc w:val="both"/>
      <w:outlineLvl w:val="5"/>
    </w:pPr>
    <w:rPr>
      <w:rFonts w:asciiTheme="majorHAnsi" w:eastAsiaTheme="majorEastAsia" w:hAnsiTheme="majorHAnsi" w:cstheme="majorBidi"/>
      <w:i/>
      <w:iCs/>
      <w:color w:val="243F60" w:themeColor="accent1" w:themeShade="7F"/>
      <w:sz w:val="18"/>
      <w:szCs w:val="20"/>
      <w:lang w:val="en-GB" w:eastAsia="en-US"/>
    </w:rPr>
  </w:style>
  <w:style w:type="paragraph" w:styleId="Cmsor7">
    <w:name w:val="heading 7"/>
    <w:basedOn w:val="Norml"/>
    <w:next w:val="Norml"/>
    <w:link w:val="Cmsor7Char"/>
    <w:uiPriority w:val="9"/>
    <w:semiHidden/>
    <w:unhideWhenUsed/>
    <w:qFormat/>
    <w:rsid w:val="0003148D"/>
    <w:pPr>
      <w:keepNext/>
      <w:keepLines/>
      <w:tabs>
        <w:tab w:val="right" w:pos="7100"/>
      </w:tabs>
      <w:spacing w:before="200" w:line="264" w:lineRule="auto"/>
      <w:jc w:val="both"/>
      <w:outlineLvl w:val="6"/>
    </w:pPr>
    <w:rPr>
      <w:rFonts w:asciiTheme="majorHAnsi" w:eastAsiaTheme="majorEastAsia" w:hAnsiTheme="majorHAnsi" w:cstheme="majorBidi"/>
      <w:i/>
      <w:iCs/>
      <w:color w:val="404040" w:themeColor="text1" w:themeTint="BF"/>
      <w:sz w:val="18"/>
      <w:szCs w:val="20"/>
      <w:lang w:val="en-GB" w:eastAsia="en-US"/>
    </w:rPr>
  </w:style>
  <w:style w:type="paragraph" w:styleId="Cmsor8">
    <w:name w:val="heading 8"/>
    <w:basedOn w:val="Norml"/>
    <w:next w:val="Norml"/>
    <w:link w:val="Cmsor8Char"/>
    <w:uiPriority w:val="9"/>
    <w:semiHidden/>
    <w:unhideWhenUsed/>
    <w:qFormat/>
    <w:rsid w:val="0003148D"/>
    <w:pPr>
      <w:keepNext/>
      <w:keepLines/>
      <w:tabs>
        <w:tab w:val="right" w:pos="7100"/>
      </w:tabs>
      <w:spacing w:before="200" w:line="264" w:lineRule="auto"/>
      <w:jc w:val="both"/>
      <w:outlineLvl w:val="7"/>
    </w:pPr>
    <w:rPr>
      <w:rFonts w:asciiTheme="majorHAnsi" w:eastAsiaTheme="majorEastAsia" w:hAnsiTheme="majorHAnsi" w:cstheme="majorBidi"/>
      <w:color w:val="404040" w:themeColor="text1" w:themeTint="BF"/>
      <w:sz w:val="18"/>
      <w:szCs w:val="20"/>
      <w:lang w:val="en-GB" w:eastAsia="en-US"/>
    </w:rPr>
  </w:style>
  <w:style w:type="paragraph" w:styleId="Cmsor9">
    <w:name w:val="heading 9"/>
    <w:basedOn w:val="Norml"/>
    <w:next w:val="Norml"/>
    <w:link w:val="Cmsor9Char"/>
    <w:uiPriority w:val="9"/>
    <w:semiHidden/>
    <w:unhideWhenUsed/>
    <w:qFormat/>
    <w:rsid w:val="0003148D"/>
    <w:pPr>
      <w:keepNext/>
      <w:keepLines/>
      <w:tabs>
        <w:tab w:val="right" w:pos="7100"/>
      </w:tabs>
      <w:spacing w:before="200" w:line="264" w:lineRule="auto"/>
      <w:jc w:val="both"/>
      <w:outlineLvl w:val="8"/>
    </w:pPr>
    <w:rPr>
      <w:rFonts w:asciiTheme="majorHAnsi" w:eastAsiaTheme="majorEastAsia" w:hAnsiTheme="majorHAnsi" w:cstheme="majorBidi"/>
      <w:i/>
      <w:iCs/>
      <w:color w:val="404040" w:themeColor="text1" w:themeTint="BF"/>
      <w:sz w:val="18"/>
      <w:szCs w:val="20"/>
      <w:lang w:val="en-GB" w:eastAsia="en-U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CETAuthors">
    <w:name w:val="CET Authors"/>
    <w:basedOn w:val="CETBodytext"/>
    <w:link w:val="CETAuthorsCarattere"/>
    <w:qFormat/>
    <w:rsid w:val="000E414A"/>
    <w:pPr>
      <w:keepNext/>
      <w:suppressAutoHyphens/>
      <w:spacing w:after="120"/>
    </w:pPr>
    <w:rPr>
      <w:noProof/>
      <w:sz w:val="24"/>
      <w:lang w:val="en-GB"/>
    </w:rPr>
  </w:style>
  <w:style w:type="paragraph" w:customStyle="1" w:styleId="CETTitle">
    <w:name w:val="CET Title"/>
    <w:next w:val="CETAuthors"/>
    <w:link w:val="CETTitleCarattere"/>
    <w:rsid w:val="00FB730C"/>
    <w:pPr>
      <w:suppressAutoHyphens/>
      <w:spacing w:before="480" w:after="120" w:line="264" w:lineRule="auto"/>
      <w:jc w:val="center"/>
      <w:outlineLvl w:val="0"/>
    </w:pPr>
    <w:rPr>
      <w:rFonts w:ascii="Arial" w:eastAsia="Times New Roman" w:hAnsi="Arial" w:cs="Times New Roman"/>
      <w:sz w:val="32"/>
      <w:szCs w:val="20"/>
      <w:lang w:val="en-GB"/>
    </w:rPr>
  </w:style>
  <w:style w:type="character" w:customStyle="1" w:styleId="CETAuthorsCarattere">
    <w:name w:val="CET Authors Carattere"/>
    <w:link w:val="CETAuthors"/>
    <w:rsid w:val="009E788A"/>
    <w:rPr>
      <w:rFonts w:ascii="Arial" w:eastAsia="Times New Roman" w:hAnsi="Arial" w:cs="Times New Roman"/>
      <w:noProof/>
      <w:sz w:val="24"/>
      <w:szCs w:val="20"/>
      <w:lang w:val="en-GB"/>
    </w:rPr>
  </w:style>
  <w:style w:type="character" w:customStyle="1" w:styleId="CETTitleCarattere">
    <w:name w:val="CET Title Carattere"/>
    <w:link w:val="CETTitle"/>
    <w:rsid w:val="00FB730C"/>
    <w:rPr>
      <w:rFonts w:ascii="Arial" w:eastAsia="Times New Roman" w:hAnsi="Arial" w:cs="Times New Roman"/>
      <w:sz w:val="32"/>
      <w:szCs w:val="20"/>
      <w:lang w:val="en-GB"/>
    </w:rPr>
  </w:style>
  <w:style w:type="paragraph" w:customStyle="1" w:styleId="CETHeading1">
    <w:name w:val="CET Heading1"/>
    <w:next w:val="CETBodytext"/>
    <w:qFormat/>
    <w:rsid w:val="009E788A"/>
    <w:pPr>
      <w:keepNext/>
      <w:numPr>
        <w:ilvl w:val="1"/>
        <w:numId w:val="1"/>
      </w:numPr>
      <w:suppressAutoHyphens/>
      <w:spacing w:before="240" w:after="120" w:line="240" w:lineRule="auto"/>
    </w:pPr>
    <w:rPr>
      <w:rFonts w:ascii="Arial" w:eastAsia="Times New Roman" w:hAnsi="Arial" w:cs="Times New Roman"/>
      <w:b/>
      <w:sz w:val="20"/>
      <w:szCs w:val="20"/>
      <w:lang w:val="en-US"/>
    </w:rPr>
  </w:style>
  <w:style w:type="paragraph" w:customStyle="1" w:styleId="CETBodytext">
    <w:name w:val="CET Body text"/>
    <w:link w:val="CETBodytextCarattere"/>
    <w:qFormat/>
    <w:rsid w:val="000E414A"/>
    <w:pPr>
      <w:tabs>
        <w:tab w:val="right" w:pos="7100"/>
      </w:tabs>
      <w:spacing w:after="0" w:line="264" w:lineRule="auto"/>
      <w:jc w:val="both"/>
    </w:pPr>
    <w:rPr>
      <w:rFonts w:ascii="Arial" w:eastAsia="Times New Roman" w:hAnsi="Arial" w:cs="Times New Roman"/>
      <w:sz w:val="18"/>
      <w:szCs w:val="20"/>
      <w:lang w:val="en-US"/>
    </w:rPr>
  </w:style>
  <w:style w:type="paragraph" w:customStyle="1" w:styleId="CETheadingx">
    <w:name w:val="CET headingx"/>
    <w:next w:val="CETBodytext"/>
    <w:link w:val="CETheadingxCarattere"/>
    <w:autoRedefine/>
    <w:qFormat/>
    <w:rsid w:val="0079098F"/>
    <w:pPr>
      <w:keepNext/>
      <w:numPr>
        <w:ilvl w:val="2"/>
        <w:numId w:val="1"/>
      </w:numPr>
      <w:suppressAutoHyphens/>
      <w:spacing w:before="120" w:after="120" w:line="240" w:lineRule="auto"/>
      <w:ind w:left="0"/>
    </w:pPr>
    <w:rPr>
      <w:rFonts w:ascii="Arial" w:eastAsia="Times New Roman" w:hAnsi="Arial" w:cs="Times New Roman"/>
      <w:b/>
      <w:sz w:val="18"/>
      <w:szCs w:val="20"/>
      <w:lang w:val="en-US"/>
    </w:rPr>
  </w:style>
  <w:style w:type="paragraph" w:customStyle="1" w:styleId="CETAddress">
    <w:name w:val="CET Address"/>
    <w:link w:val="CETAddressCarattere"/>
    <w:qFormat/>
    <w:rsid w:val="009E788A"/>
    <w:pPr>
      <w:keepNext/>
      <w:suppressAutoHyphens/>
      <w:spacing w:after="0"/>
      <w:contextualSpacing/>
    </w:pPr>
    <w:rPr>
      <w:rFonts w:ascii="Arial" w:eastAsia="Times New Roman" w:hAnsi="Arial" w:cs="Times New Roman"/>
      <w:noProof/>
      <w:sz w:val="16"/>
      <w:szCs w:val="20"/>
      <w:lang w:val="en-GB"/>
    </w:rPr>
  </w:style>
  <w:style w:type="table" w:styleId="Egyszertblzat1">
    <w:name w:val="Table Simple 1"/>
    <w:basedOn w:val="Normltblzat"/>
    <w:semiHidden/>
    <w:rsid w:val="000E414A"/>
    <w:pPr>
      <w:numPr>
        <w:ilvl w:val="3"/>
        <w:numId w:val="1"/>
      </w:numPr>
      <w:spacing w:after="0" w:line="264" w:lineRule="auto"/>
      <w:jc w:val="both"/>
    </w:pPr>
    <w:rPr>
      <w:rFonts w:ascii="Times New Roman" w:eastAsia="Times New Roman" w:hAnsi="Times New Roman" w:cs="Times New Roman"/>
      <w:sz w:val="20"/>
      <w:szCs w:val="20"/>
      <w:lang w:eastAsia="it-IT"/>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CETBodytextCarattere">
    <w:name w:val="CET Body text Carattere"/>
    <w:link w:val="CETBodytext"/>
    <w:rsid w:val="000E414A"/>
    <w:rPr>
      <w:rFonts w:ascii="Arial" w:eastAsia="Times New Roman" w:hAnsi="Arial" w:cs="Times New Roman"/>
      <w:sz w:val="18"/>
      <w:szCs w:val="20"/>
      <w:lang w:val="en-US"/>
    </w:rPr>
  </w:style>
  <w:style w:type="paragraph" w:customStyle="1" w:styleId="CETReference">
    <w:name w:val="CET Reference"/>
    <w:qFormat/>
    <w:rsid w:val="00FC2695"/>
    <w:pPr>
      <w:spacing w:before="200" w:after="120" w:line="240" w:lineRule="auto"/>
    </w:pPr>
    <w:rPr>
      <w:rFonts w:ascii="Arial" w:eastAsia="Times New Roman" w:hAnsi="Arial" w:cs="Times New Roman"/>
      <w:b/>
      <w:sz w:val="18"/>
      <w:szCs w:val="20"/>
      <w:lang w:val="en-GB"/>
    </w:rPr>
  </w:style>
  <w:style w:type="paragraph" w:customStyle="1" w:styleId="CETCaption">
    <w:name w:val="CET Caption"/>
    <w:link w:val="CETCaptionCarattere"/>
    <w:qFormat/>
    <w:rsid w:val="00F7534E"/>
    <w:pPr>
      <w:spacing w:before="240" w:after="240" w:line="264" w:lineRule="auto"/>
      <w:jc w:val="both"/>
    </w:pPr>
    <w:rPr>
      <w:rFonts w:ascii="Arial" w:eastAsia="Times New Roman" w:hAnsi="Arial" w:cs="Times New Roman"/>
      <w:i/>
      <w:sz w:val="18"/>
      <w:szCs w:val="20"/>
      <w:lang w:val="en-GB"/>
    </w:rPr>
  </w:style>
  <w:style w:type="character" w:customStyle="1" w:styleId="CETheadingxCarattere">
    <w:name w:val="CET headingx Carattere"/>
    <w:link w:val="CETheadingx"/>
    <w:rsid w:val="0079098F"/>
    <w:rPr>
      <w:rFonts w:ascii="Arial" w:eastAsia="Times New Roman" w:hAnsi="Arial" w:cs="Times New Roman"/>
      <w:b/>
      <w:sz w:val="18"/>
      <w:szCs w:val="20"/>
      <w:lang w:val="en-US"/>
    </w:rPr>
  </w:style>
  <w:style w:type="character" w:customStyle="1" w:styleId="CETCaptionCarattere">
    <w:name w:val="CET Caption Carattere"/>
    <w:link w:val="CETCaption"/>
    <w:rsid w:val="00F7534E"/>
    <w:rPr>
      <w:rFonts w:ascii="Arial" w:eastAsia="Times New Roman" w:hAnsi="Arial" w:cs="Times New Roman"/>
      <w:i/>
      <w:sz w:val="18"/>
      <w:szCs w:val="20"/>
      <w:lang w:val="en-GB"/>
    </w:rPr>
  </w:style>
  <w:style w:type="paragraph" w:customStyle="1" w:styleId="CETBodytextItalic">
    <w:name w:val="CET Body text (Italic)"/>
    <w:basedOn w:val="CETBodytext"/>
    <w:qFormat/>
    <w:rsid w:val="004F5E36"/>
    <w:rPr>
      <w:i/>
      <w:lang w:val="en-GB"/>
    </w:rPr>
  </w:style>
  <w:style w:type="character" w:styleId="Jegyzethivatkozs">
    <w:name w:val="annotation reference"/>
    <w:basedOn w:val="Bekezdsalapbettpusa"/>
    <w:uiPriority w:val="99"/>
    <w:semiHidden/>
    <w:unhideWhenUsed/>
    <w:rsid w:val="004577FE"/>
    <w:rPr>
      <w:sz w:val="16"/>
      <w:szCs w:val="16"/>
    </w:rPr>
  </w:style>
  <w:style w:type="paragraph" w:styleId="Buborkszveg">
    <w:name w:val="Balloon Text"/>
    <w:basedOn w:val="Norml"/>
    <w:link w:val="BuborkszvegChar"/>
    <w:uiPriority w:val="99"/>
    <w:semiHidden/>
    <w:unhideWhenUsed/>
    <w:rsid w:val="000D34BE"/>
    <w:pPr>
      <w:tabs>
        <w:tab w:val="right" w:pos="7100"/>
      </w:tabs>
      <w:jc w:val="both"/>
    </w:pPr>
    <w:rPr>
      <w:rFonts w:ascii="Tahoma" w:hAnsi="Tahoma" w:cs="Tahoma"/>
      <w:sz w:val="16"/>
      <w:szCs w:val="16"/>
      <w:lang w:val="en-GB" w:eastAsia="en-US"/>
    </w:rPr>
  </w:style>
  <w:style w:type="character" w:customStyle="1" w:styleId="BuborkszvegChar">
    <w:name w:val="Buborékszöveg Char"/>
    <w:basedOn w:val="Bekezdsalapbettpusa"/>
    <w:link w:val="Buborkszveg"/>
    <w:uiPriority w:val="99"/>
    <w:semiHidden/>
    <w:rsid w:val="000D34BE"/>
    <w:rPr>
      <w:rFonts w:ascii="Tahoma" w:hAnsi="Tahoma" w:cs="Tahoma"/>
      <w:sz w:val="16"/>
      <w:szCs w:val="16"/>
    </w:rPr>
  </w:style>
  <w:style w:type="paragraph" w:styleId="Irodalomjegyzk">
    <w:name w:val="Bibliography"/>
    <w:basedOn w:val="CETReferencetext"/>
    <w:uiPriority w:val="37"/>
    <w:unhideWhenUsed/>
    <w:rsid w:val="00631B33"/>
    <w:pPr>
      <w:spacing w:line="240" w:lineRule="auto"/>
      <w:ind w:left="720" w:hanging="720"/>
    </w:pPr>
  </w:style>
  <w:style w:type="paragraph" w:styleId="Szvegtrzs2">
    <w:name w:val="Body Text 2"/>
    <w:basedOn w:val="Norml"/>
    <w:link w:val="Szvegtrzs2Char"/>
    <w:uiPriority w:val="99"/>
    <w:semiHidden/>
    <w:unhideWhenUsed/>
    <w:rsid w:val="0003148D"/>
    <w:pPr>
      <w:tabs>
        <w:tab w:val="right" w:pos="7100"/>
      </w:tabs>
      <w:spacing w:after="120" w:line="480" w:lineRule="auto"/>
      <w:jc w:val="both"/>
    </w:pPr>
    <w:rPr>
      <w:rFonts w:ascii="Arial" w:hAnsi="Arial"/>
      <w:sz w:val="18"/>
      <w:szCs w:val="20"/>
      <w:lang w:val="en-GB" w:eastAsia="en-US"/>
    </w:rPr>
  </w:style>
  <w:style w:type="character" w:customStyle="1" w:styleId="Szvegtrzs2Char">
    <w:name w:val="Szövegtörzs 2 Char"/>
    <w:basedOn w:val="Bekezdsalapbettpusa"/>
    <w:link w:val="Szvegtrzs2"/>
    <w:uiPriority w:val="99"/>
    <w:semiHidden/>
    <w:rsid w:val="0003148D"/>
  </w:style>
  <w:style w:type="paragraph" w:styleId="Szvegtrzs3">
    <w:name w:val="Body Text 3"/>
    <w:basedOn w:val="Norml"/>
    <w:link w:val="Szvegtrzs3Char"/>
    <w:uiPriority w:val="99"/>
    <w:semiHidden/>
    <w:unhideWhenUsed/>
    <w:rsid w:val="0003148D"/>
    <w:pPr>
      <w:tabs>
        <w:tab w:val="right" w:pos="7100"/>
      </w:tabs>
      <w:spacing w:after="120" w:line="264" w:lineRule="auto"/>
      <w:jc w:val="both"/>
    </w:pPr>
    <w:rPr>
      <w:rFonts w:ascii="Arial" w:hAnsi="Arial"/>
      <w:sz w:val="16"/>
      <w:szCs w:val="16"/>
      <w:lang w:val="en-GB" w:eastAsia="en-US"/>
    </w:rPr>
  </w:style>
  <w:style w:type="character" w:customStyle="1" w:styleId="Szvegtrzs3Char">
    <w:name w:val="Szövegtörzs 3 Char"/>
    <w:basedOn w:val="Bekezdsalapbettpusa"/>
    <w:link w:val="Szvegtrzs3"/>
    <w:uiPriority w:val="99"/>
    <w:semiHidden/>
    <w:rsid w:val="0003148D"/>
    <w:rPr>
      <w:sz w:val="16"/>
      <w:szCs w:val="16"/>
    </w:rPr>
  </w:style>
  <w:style w:type="paragraph" w:styleId="Szvegtrzs">
    <w:name w:val="Body Text"/>
    <w:basedOn w:val="Norml"/>
    <w:link w:val="SzvegtrzsChar"/>
    <w:uiPriority w:val="99"/>
    <w:semiHidden/>
    <w:unhideWhenUsed/>
    <w:rsid w:val="0003148D"/>
    <w:pPr>
      <w:tabs>
        <w:tab w:val="right" w:pos="7100"/>
      </w:tabs>
      <w:spacing w:after="120" w:line="264" w:lineRule="auto"/>
      <w:jc w:val="both"/>
    </w:pPr>
    <w:rPr>
      <w:rFonts w:ascii="Arial" w:hAnsi="Arial"/>
      <w:sz w:val="18"/>
      <w:szCs w:val="20"/>
      <w:lang w:val="en-GB" w:eastAsia="en-US"/>
    </w:rPr>
  </w:style>
  <w:style w:type="character" w:customStyle="1" w:styleId="SzvegtrzsChar">
    <w:name w:val="Szövegtörzs Char"/>
    <w:basedOn w:val="Bekezdsalapbettpusa"/>
    <w:link w:val="Szvegtrzs"/>
    <w:uiPriority w:val="99"/>
    <w:semiHidden/>
    <w:rsid w:val="0003148D"/>
  </w:style>
  <w:style w:type="paragraph" w:styleId="Dtum">
    <w:name w:val="Date"/>
    <w:basedOn w:val="Norml"/>
    <w:next w:val="Norml"/>
    <w:link w:val="DtumChar"/>
    <w:uiPriority w:val="99"/>
    <w:semiHidden/>
    <w:unhideWhenUsed/>
    <w:rsid w:val="0003148D"/>
    <w:pPr>
      <w:tabs>
        <w:tab w:val="right" w:pos="7100"/>
      </w:tabs>
      <w:spacing w:line="264" w:lineRule="auto"/>
      <w:jc w:val="both"/>
    </w:pPr>
    <w:rPr>
      <w:rFonts w:ascii="Arial" w:hAnsi="Arial"/>
      <w:sz w:val="18"/>
      <w:szCs w:val="20"/>
      <w:lang w:val="en-GB" w:eastAsia="en-US"/>
    </w:rPr>
  </w:style>
  <w:style w:type="character" w:customStyle="1" w:styleId="DtumChar">
    <w:name w:val="Dátum Char"/>
    <w:basedOn w:val="Bekezdsalapbettpusa"/>
    <w:link w:val="Dtum"/>
    <w:uiPriority w:val="99"/>
    <w:semiHidden/>
    <w:rsid w:val="0003148D"/>
  </w:style>
  <w:style w:type="paragraph" w:styleId="Kpalrs">
    <w:name w:val="caption"/>
    <w:basedOn w:val="Norml"/>
    <w:next w:val="Norml"/>
    <w:uiPriority w:val="35"/>
    <w:unhideWhenUsed/>
    <w:qFormat/>
    <w:rsid w:val="0003148D"/>
    <w:pPr>
      <w:tabs>
        <w:tab w:val="right" w:pos="7100"/>
      </w:tabs>
      <w:jc w:val="both"/>
    </w:pPr>
    <w:rPr>
      <w:rFonts w:ascii="Arial" w:hAnsi="Arial"/>
      <w:b/>
      <w:bCs/>
      <w:color w:val="4F81BD" w:themeColor="accent1"/>
      <w:sz w:val="18"/>
      <w:szCs w:val="18"/>
      <w:lang w:val="en-GB" w:eastAsia="en-US"/>
    </w:rPr>
  </w:style>
  <w:style w:type="paragraph" w:styleId="Lista">
    <w:name w:val="List"/>
    <w:basedOn w:val="Norml"/>
    <w:uiPriority w:val="99"/>
    <w:semiHidden/>
    <w:unhideWhenUsed/>
    <w:rsid w:val="0003148D"/>
    <w:pPr>
      <w:tabs>
        <w:tab w:val="right" w:pos="7100"/>
      </w:tabs>
      <w:spacing w:line="264" w:lineRule="auto"/>
      <w:ind w:left="283" w:hanging="283"/>
      <w:contextualSpacing/>
      <w:jc w:val="both"/>
    </w:pPr>
    <w:rPr>
      <w:rFonts w:ascii="Arial" w:hAnsi="Arial"/>
      <w:sz w:val="18"/>
      <w:szCs w:val="20"/>
      <w:lang w:val="en-GB" w:eastAsia="en-US"/>
    </w:rPr>
  </w:style>
  <w:style w:type="paragraph" w:styleId="Lista2">
    <w:name w:val="List 2"/>
    <w:basedOn w:val="Norml"/>
    <w:uiPriority w:val="99"/>
    <w:semiHidden/>
    <w:unhideWhenUsed/>
    <w:rsid w:val="0003148D"/>
    <w:pPr>
      <w:tabs>
        <w:tab w:val="right" w:pos="7100"/>
      </w:tabs>
      <w:spacing w:line="264" w:lineRule="auto"/>
      <w:ind w:left="566" w:hanging="283"/>
      <w:contextualSpacing/>
      <w:jc w:val="both"/>
    </w:pPr>
    <w:rPr>
      <w:rFonts w:ascii="Arial" w:hAnsi="Arial"/>
      <w:sz w:val="18"/>
      <w:szCs w:val="20"/>
      <w:lang w:val="en-GB" w:eastAsia="en-US"/>
    </w:rPr>
  </w:style>
  <w:style w:type="paragraph" w:styleId="Lista3">
    <w:name w:val="List 3"/>
    <w:basedOn w:val="Norml"/>
    <w:uiPriority w:val="99"/>
    <w:semiHidden/>
    <w:unhideWhenUsed/>
    <w:rsid w:val="0003148D"/>
    <w:pPr>
      <w:tabs>
        <w:tab w:val="right" w:pos="7100"/>
      </w:tabs>
      <w:spacing w:line="264" w:lineRule="auto"/>
      <w:ind w:left="849" w:hanging="283"/>
      <w:contextualSpacing/>
      <w:jc w:val="both"/>
    </w:pPr>
    <w:rPr>
      <w:rFonts w:ascii="Arial" w:hAnsi="Arial"/>
      <w:sz w:val="18"/>
      <w:szCs w:val="20"/>
      <w:lang w:val="en-GB" w:eastAsia="en-US"/>
    </w:rPr>
  </w:style>
  <w:style w:type="paragraph" w:styleId="Lista4">
    <w:name w:val="List 4"/>
    <w:basedOn w:val="Norml"/>
    <w:uiPriority w:val="99"/>
    <w:semiHidden/>
    <w:unhideWhenUsed/>
    <w:rsid w:val="0003148D"/>
    <w:pPr>
      <w:tabs>
        <w:tab w:val="right" w:pos="7100"/>
      </w:tabs>
      <w:spacing w:line="264" w:lineRule="auto"/>
      <w:ind w:left="1132" w:hanging="283"/>
      <w:contextualSpacing/>
      <w:jc w:val="both"/>
    </w:pPr>
    <w:rPr>
      <w:rFonts w:ascii="Arial" w:hAnsi="Arial"/>
      <w:sz w:val="18"/>
      <w:szCs w:val="20"/>
      <w:lang w:val="en-GB" w:eastAsia="en-US"/>
    </w:rPr>
  </w:style>
  <w:style w:type="paragraph" w:styleId="Lista5">
    <w:name w:val="List 5"/>
    <w:basedOn w:val="Norml"/>
    <w:uiPriority w:val="99"/>
    <w:semiHidden/>
    <w:unhideWhenUsed/>
    <w:rsid w:val="0003148D"/>
    <w:pPr>
      <w:tabs>
        <w:tab w:val="right" w:pos="7100"/>
      </w:tabs>
      <w:spacing w:line="264" w:lineRule="auto"/>
      <w:ind w:left="1415" w:hanging="283"/>
      <w:contextualSpacing/>
      <w:jc w:val="both"/>
    </w:pPr>
    <w:rPr>
      <w:rFonts w:ascii="Arial" w:hAnsi="Arial"/>
      <w:sz w:val="18"/>
      <w:szCs w:val="20"/>
      <w:lang w:val="en-GB" w:eastAsia="en-US"/>
    </w:rPr>
  </w:style>
  <w:style w:type="paragraph" w:styleId="Listafolytatsa">
    <w:name w:val="List Continue"/>
    <w:basedOn w:val="Norml"/>
    <w:uiPriority w:val="99"/>
    <w:semiHidden/>
    <w:unhideWhenUsed/>
    <w:rsid w:val="0003148D"/>
    <w:pPr>
      <w:tabs>
        <w:tab w:val="right" w:pos="7100"/>
      </w:tabs>
      <w:spacing w:after="120" w:line="264" w:lineRule="auto"/>
      <w:ind w:left="283"/>
      <w:contextualSpacing/>
      <w:jc w:val="both"/>
    </w:pPr>
    <w:rPr>
      <w:rFonts w:ascii="Arial" w:hAnsi="Arial"/>
      <w:sz w:val="18"/>
      <w:szCs w:val="20"/>
      <w:lang w:val="en-GB" w:eastAsia="en-US"/>
    </w:rPr>
  </w:style>
  <w:style w:type="paragraph" w:styleId="Listafolytatsa2">
    <w:name w:val="List Continue 2"/>
    <w:basedOn w:val="Norml"/>
    <w:uiPriority w:val="99"/>
    <w:semiHidden/>
    <w:unhideWhenUsed/>
    <w:rsid w:val="0003148D"/>
    <w:pPr>
      <w:tabs>
        <w:tab w:val="right" w:pos="7100"/>
      </w:tabs>
      <w:spacing w:after="120" w:line="264" w:lineRule="auto"/>
      <w:ind w:left="566"/>
      <w:contextualSpacing/>
      <w:jc w:val="both"/>
    </w:pPr>
    <w:rPr>
      <w:rFonts w:ascii="Arial" w:hAnsi="Arial"/>
      <w:sz w:val="18"/>
      <w:szCs w:val="20"/>
      <w:lang w:val="en-GB" w:eastAsia="en-US"/>
    </w:rPr>
  </w:style>
  <w:style w:type="paragraph" w:styleId="Listafolytatsa3">
    <w:name w:val="List Continue 3"/>
    <w:basedOn w:val="Norml"/>
    <w:uiPriority w:val="99"/>
    <w:semiHidden/>
    <w:unhideWhenUsed/>
    <w:rsid w:val="0003148D"/>
    <w:pPr>
      <w:tabs>
        <w:tab w:val="right" w:pos="7100"/>
      </w:tabs>
      <w:spacing w:after="120" w:line="264" w:lineRule="auto"/>
      <w:ind w:left="849"/>
      <w:contextualSpacing/>
      <w:jc w:val="both"/>
    </w:pPr>
    <w:rPr>
      <w:rFonts w:ascii="Arial" w:hAnsi="Arial"/>
      <w:sz w:val="18"/>
      <w:szCs w:val="20"/>
      <w:lang w:val="en-GB" w:eastAsia="en-US"/>
    </w:rPr>
  </w:style>
  <w:style w:type="paragraph" w:styleId="Listafolytatsa4">
    <w:name w:val="List Continue 4"/>
    <w:basedOn w:val="Norml"/>
    <w:uiPriority w:val="99"/>
    <w:semiHidden/>
    <w:unhideWhenUsed/>
    <w:rsid w:val="0003148D"/>
    <w:pPr>
      <w:tabs>
        <w:tab w:val="right" w:pos="7100"/>
      </w:tabs>
      <w:spacing w:after="120" w:line="264" w:lineRule="auto"/>
      <w:ind w:left="1132"/>
      <w:contextualSpacing/>
      <w:jc w:val="both"/>
    </w:pPr>
    <w:rPr>
      <w:rFonts w:ascii="Arial" w:hAnsi="Arial"/>
      <w:sz w:val="18"/>
      <w:szCs w:val="20"/>
      <w:lang w:val="en-GB" w:eastAsia="en-US"/>
    </w:rPr>
  </w:style>
  <w:style w:type="paragraph" w:styleId="Listafolytatsa5">
    <w:name w:val="List Continue 5"/>
    <w:basedOn w:val="Norml"/>
    <w:uiPriority w:val="99"/>
    <w:semiHidden/>
    <w:unhideWhenUsed/>
    <w:rsid w:val="0003148D"/>
    <w:pPr>
      <w:tabs>
        <w:tab w:val="right" w:pos="7100"/>
      </w:tabs>
      <w:spacing w:after="120" w:line="264" w:lineRule="auto"/>
      <w:ind w:left="1415"/>
      <w:contextualSpacing/>
      <w:jc w:val="both"/>
    </w:pPr>
    <w:rPr>
      <w:rFonts w:ascii="Arial" w:hAnsi="Arial"/>
      <w:sz w:val="18"/>
      <w:szCs w:val="20"/>
      <w:lang w:val="en-GB" w:eastAsia="en-US"/>
    </w:rPr>
  </w:style>
  <w:style w:type="paragraph" w:styleId="Alrs">
    <w:name w:val="Signature"/>
    <w:basedOn w:val="Norml"/>
    <w:link w:val="AlrsChar"/>
    <w:uiPriority w:val="99"/>
    <w:semiHidden/>
    <w:unhideWhenUsed/>
    <w:rsid w:val="0003148D"/>
    <w:pPr>
      <w:tabs>
        <w:tab w:val="right" w:pos="7100"/>
      </w:tabs>
      <w:ind w:left="4252"/>
      <w:jc w:val="both"/>
    </w:pPr>
    <w:rPr>
      <w:rFonts w:ascii="Arial" w:hAnsi="Arial"/>
      <w:sz w:val="18"/>
      <w:szCs w:val="20"/>
      <w:lang w:val="en-GB" w:eastAsia="en-US"/>
    </w:rPr>
  </w:style>
  <w:style w:type="character" w:customStyle="1" w:styleId="AlrsChar">
    <w:name w:val="Aláírás Char"/>
    <w:basedOn w:val="Bekezdsalapbettpusa"/>
    <w:link w:val="Alrs"/>
    <w:uiPriority w:val="99"/>
    <w:semiHidden/>
    <w:rsid w:val="0003148D"/>
  </w:style>
  <w:style w:type="paragraph" w:styleId="E-mail-alrs">
    <w:name w:val="E-mail Signature"/>
    <w:basedOn w:val="Norml"/>
    <w:link w:val="E-mail-alrsChar"/>
    <w:uiPriority w:val="99"/>
    <w:semiHidden/>
    <w:unhideWhenUsed/>
    <w:rsid w:val="0003148D"/>
    <w:pPr>
      <w:tabs>
        <w:tab w:val="right" w:pos="7100"/>
      </w:tabs>
      <w:jc w:val="both"/>
    </w:pPr>
    <w:rPr>
      <w:rFonts w:ascii="Arial" w:hAnsi="Arial"/>
      <w:sz w:val="18"/>
      <w:szCs w:val="20"/>
      <w:lang w:val="en-GB" w:eastAsia="en-US"/>
    </w:rPr>
  </w:style>
  <w:style w:type="character" w:customStyle="1" w:styleId="E-mail-alrsChar">
    <w:name w:val="E-mail-aláírás Char"/>
    <w:basedOn w:val="Bekezdsalapbettpusa"/>
    <w:link w:val="E-mail-alrs"/>
    <w:uiPriority w:val="99"/>
    <w:semiHidden/>
    <w:rsid w:val="0003148D"/>
  </w:style>
  <w:style w:type="paragraph" w:styleId="Megszlts">
    <w:name w:val="Salutation"/>
    <w:basedOn w:val="Norml"/>
    <w:next w:val="Norml"/>
    <w:link w:val="MegszltsChar"/>
    <w:uiPriority w:val="99"/>
    <w:semiHidden/>
    <w:unhideWhenUsed/>
    <w:rsid w:val="0003148D"/>
    <w:pPr>
      <w:tabs>
        <w:tab w:val="right" w:pos="7100"/>
      </w:tabs>
      <w:spacing w:line="264" w:lineRule="auto"/>
      <w:jc w:val="both"/>
    </w:pPr>
    <w:rPr>
      <w:rFonts w:ascii="Arial" w:hAnsi="Arial"/>
      <w:sz w:val="18"/>
      <w:szCs w:val="20"/>
      <w:lang w:val="en-GB" w:eastAsia="en-US"/>
    </w:rPr>
  </w:style>
  <w:style w:type="character" w:customStyle="1" w:styleId="MegszltsChar">
    <w:name w:val="Megszólítás Char"/>
    <w:basedOn w:val="Bekezdsalapbettpusa"/>
    <w:link w:val="Megszlts"/>
    <w:uiPriority w:val="99"/>
    <w:semiHidden/>
    <w:rsid w:val="0003148D"/>
  </w:style>
  <w:style w:type="paragraph" w:styleId="Befejezs">
    <w:name w:val="Closing"/>
    <w:basedOn w:val="Norml"/>
    <w:link w:val="BefejezsChar"/>
    <w:uiPriority w:val="99"/>
    <w:semiHidden/>
    <w:unhideWhenUsed/>
    <w:rsid w:val="0003148D"/>
    <w:pPr>
      <w:tabs>
        <w:tab w:val="right" w:pos="7100"/>
      </w:tabs>
      <w:ind w:left="4252"/>
      <w:jc w:val="both"/>
    </w:pPr>
    <w:rPr>
      <w:rFonts w:ascii="Arial" w:hAnsi="Arial"/>
      <w:sz w:val="18"/>
      <w:szCs w:val="20"/>
      <w:lang w:val="en-GB" w:eastAsia="en-US"/>
    </w:rPr>
  </w:style>
  <w:style w:type="character" w:customStyle="1" w:styleId="BefejezsChar">
    <w:name w:val="Befejezés Char"/>
    <w:basedOn w:val="Bekezdsalapbettpusa"/>
    <w:link w:val="Befejezs"/>
    <w:uiPriority w:val="99"/>
    <w:semiHidden/>
    <w:rsid w:val="0003148D"/>
  </w:style>
  <w:style w:type="paragraph" w:styleId="Trgymutat1">
    <w:name w:val="index 1"/>
    <w:basedOn w:val="Norml"/>
    <w:next w:val="Norml"/>
    <w:autoRedefine/>
    <w:uiPriority w:val="99"/>
    <w:semiHidden/>
    <w:unhideWhenUsed/>
    <w:rsid w:val="0003148D"/>
    <w:pPr>
      <w:tabs>
        <w:tab w:val="right" w:pos="7100"/>
      </w:tabs>
      <w:ind w:left="220" w:hanging="220"/>
      <w:jc w:val="both"/>
    </w:pPr>
    <w:rPr>
      <w:rFonts w:ascii="Arial" w:hAnsi="Arial"/>
      <w:sz w:val="18"/>
      <w:szCs w:val="20"/>
      <w:lang w:val="en-GB" w:eastAsia="en-US"/>
    </w:rPr>
  </w:style>
  <w:style w:type="paragraph" w:styleId="Trgymutat2">
    <w:name w:val="index 2"/>
    <w:basedOn w:val="Norml"/>
    <w:next w:val="Norml"/>
    <w:autoRedefine/>
    <w:uiPriority w:val="99"/>
    <w:semiHidden/>
    <w:unhideWhenUsed/>
    <w:rsid w:val="0003148D"/>
    <w:pPr>
      <w:tabs>
        <w:tab w:val="right" w:pos="7100"/>
      </w:tabs>
      <w:ind w:left="440" w:hanging="220"/>
      <w:jc w:val="both"/>
    </w:pPr>
    <w:rPr>
      <w:rFonts w:ascii="Arial" w:hAnsi="Arial"/>
      <w:sz w:val="18"/>
      <w:szCs w:val="20"/>
      <w:lang w:val="en-GB" w:eastAsia="en-US"/>
    </w:rPr>
  </w:style>
  <w:style w:type="paragraph" w:styleId="Trgymutat3">
    <w:name w:val="index 3"/>
    <w:basedOn w:val="Norml"/>
    <w:next w:val="Norml"/>
    <w:autoRedefine/>
    <w:uiPriority w:val="99"/>
    <w:semiHidden/>
    <w:unhideWhenUsed/>
    <w:rsid w:val="0003148D"/>
    <w:pPr>
      <w:tabs>
        <w:tab w:val="right" w:pos="7100"/>
      </w:tabs>
      <w:ind w:left="660" w:hanging="220"/>
      <w:jc w:val="both"/>
    </w:pPr>
    <w:rPr>
      <w:rFonts w:ascii="Arial" w:hAnsi="Arial"/>
      <w:sz w:val="18"/>
      <w:szCs w:val="20"/>
      <w:lang w:val="en-GB" w:eastAsia="en-US"/>
    </w:rPr>
  </w:style>
  <w:style w:type="paragraph" w:styleId="Trgymutat4">
    <w:name w:val="index 4"/>
    <w:basedOn w:val="Norml"/>
    <w:next w:val="Norml"/>
    <w:autoRedefine/>
    <w:uiPriority w:val="99"/>
    <w:semiHidden/>
    <w:unhideWhenUsed/>
    <w:rsid w:val="0003148D"/>
    <w:pPr>
      <w:tabs>
        <w:tab w:val="right" w:pos="7100"/>
      </w:tabs>
      <w:ind w:left="880" w:hanging="220"/>
      <w:jc w:val="both"/>
    </w:pPr>
    <w:rPr>
      <w:rFonts w:ascii="Arial" w:hAnsi="Arial"/>
      <w:sz w:val="18"/>
      <w:szCs w:val="20"/>
      <w:lang w:val="en-GB" w:eastAsia="en-US"/>
    </w:rPr>
  </w:style>
  <w:style w:type="paragraph" w:styleId="Trgymutat5">
    <w:name w:val="index 5"/>
    <w:basedOn w:val="Norml"/>
    <w:next w:val="Norml"/>
    <w:autoRedefine/>
    <w:uiPriority w:val="99"/>
    <w:semiHidden/>
    <w:unhideWhenUsed/>
    <w:rsid w:val="0003148D"/>
    <w:pPr>
      <w:tabs>
        <w:tab w:val="right" w:pos="7100"/>
      </w:tabs>
      <w:ind w:left="1100" w:hanging="220"/>
      <w:jc w:val="both"/>
    </w:pPr>
    <w:rPr>
      <w:rFonts w:ascii="Arial" w:hAnsi="Arial"/>
      <w:sz w:val="18"/>
      <w:szCs w:val="20"/>
      <w:lang w:val="en-GB" w:eastAsia="en-US"/>
    </w:rPr>
  </w:style>
  <w:style w:type="paragraph" w:styleId="Trgymutat6">
    <w:name w:val="index 6"/>
    <w:basedOn w:val="Norml"/>
    <w:next w:val="Norml"/>
    <w:autoRedefine/>
    <w:uiPriority w:val="99"/>
    <w:semiHidden/>
    <w:unhideWhenUsed/>
    <w:rsid w:val="0003148D"/>
    <w:pPr>
      <w:tabs>
        <w:tab w:val="right" w:pos="7100"/>
      </w:tabs>
      <w:ind w:left="1320" w:hanging="220"/>
      <w:jc w:val="both"/>
    </w:pPr>
    <w:rPr>
      <w:rFonts w:ascii="Arial" w:hAnsi="Arial"/>
      <w:sz w:val="18"/>
      <w:szCs w:val="20"/>
      <w:lang w:val="en-GB" w:eastAsia="en-US"/>
    </w:rPr>
  </w:style>
  <w:style w:type="paragraph" w:styleId="Trgymutat7">
    <w:name w:val="index 7"/>
    <w:basedOn w:val="Norml"/>
    <w:next w:val="Norml"/>
    <w:autoRedefine/>
    <w:uiPriority w:val="99"/>
    <w:semiHidden/>
    <w:unhideWhenUsed/>
    <w:rsid w:val="0003148D"/>
    <w:pPr>
      <w:tabs>
        <w:tab w:val="right" w:pos="7100"/>
      </w:tabs>
      <w:ind w:left="1540" w:hanging="220"/>
      <w:jc w:val="both"/>
    </w:pPr>
    <w:rPr>
      <w:rFonts w:ascii="Arial" w:hAnsi="Arial"/>
      <w:sz w:val="18"/>
      <w:szCs w:val="20"/>
      <w:lang w:val="en-GB" w:eastAsia="en-US"/>
    </w:rPr>
  </w:style>
  <w:style w:type="paragraph" w:styleId="Trgymutat8">
    <w:name w:val="index 8"/>
    <w:basedOn w:val="Norml"/>
    <w:next w:val="Norml"/>
    <w:autoRedefine/>
    <w:uiPriority w:val="99"/>
    <w:semiHidden/>
    <w:unhideWhenUsed/>
    <w:rsid w:val="0003148D"/>
    <w:pPr>
      <w:tabs>
        <w:tab w:val="right" w:pos="7100"/>
      </w:tabs>
      <w:ind w:left="1760" w:hanging="220"/>
      <w:jc w:val="both"/>
    </w:pPr>
    <w:rPr>
      <w:rFonts w:ascii="Arial" w:hAnsi="Arial"/>
      <w:sz w:val="18"/>
      <w:szCs w:val="20"/>
      <w:lang w:val="en-GB" w:eastAsia="en-US"/>
    </w:rPr>
  </w:style>
  <w:style w:type="paragraph" w:styleId="Trgymutat9">
    <w:name w:val="index 9"/>
    <w:basedOn w:val="Norml"/>
    <w:next w:val="Norml"/>
    <w:autoRedefine/>
    <w:uiPriority w:val="99"/>
    <w:semiHidden/>
    <w:unhideWhenUsed/>
    <w:rsid w:val="0003148D"/>
    <w:pPr>
      <w:tabs>
        <w:tab w:val="right" w:pos="7100"/>
      </w:tabs>
      <w:ind w:left="1980" w:hanging="220"/>
      <w:jc w:val="both"/>
    </w:pPr>
    <w:rPr>
      <w:rFonts w:ascii="Arial" w:hAnsi="Arial"/>
      <w:sz w:val="18"/>
      <w:szCs w:val="20"/>
      <w:lang w:val="en-GB" w:eastAsia="en-US"/>
    </w:rPr>
  </w:style>
  <w:style w:type="paragraph" w:styleId="brajegyzk">
    <w:name w:val="table of figures"/>
    <w:basedOn w:val="Norml"/>
    <w:next w:val="Norml"/>
    <w:uiPriority w:val="99"/>
    <w:semiHidden/>
    <w:unhideWhenUsed/>
    <w:rsid w:val="0003148D"/>
    <w:pPr>
      <w:tabs>
        <w:tab w:val="right" w:pos="7100"/>
      </w:tabs>
      <w:spacing w:line="264" w:lineRule="auto"/>
      <w:jc w:val="both"/>
    </w:pPr>
    <w:rPr>
      <w:rFonts w:ascii="Arial" w:hAnsi="Arial"/>
      <w:sz w:val="18"/>
      <w:szCs w:val="20"/>
      <w:lang w:val="en-GB" w:eastAsia="en-US"/>
    </w:rPr>
  </w:style>
  <w:style w:type="paragraph" w:styleId="Hivatkozsjegyzk">
    <w:name w:val="table of authorities"/>
    <w:basedOn w:val="Norml"/>
    <w:next w:val="Norml"/>
    <w:uiPriority w:val="99"/>
    <w:semiHidden/>
    <w:unhideWhenUsed/>
    <w:rsid w:val="0003148D"/>
    <w:pPr>
      <w:tabs>
        <w:tab w:val="right" w:pos="7100"/>
      </w:tabs>
      <w:spacing w:line="264" w:lineRule="auto"/>
      <w:ind w:left="220" w:hanging="220"/>
      <w:jc w:val="both"/>
    </w:pPr>
    <w:rPr>
      <w:rFonts w:ascii="Arial" w:hAnsi="Arial"/>
      <w:sz w:val="18"/>
      <w:szCs w:val="20"/>
      <w:lang w:val="en-GB" w:eastAsia="en-US"/>
    </w:rPr>
  </w:style>
  <w:style w:type="paragraph" w:styleId="Bortkcm">
    <w:name w:val="envelope address"/>
    <w:basedOn w:val="Norml"/>
    <w:uiPriority w:val="99"/>
    <w:semiHidden/>
    <w:unhideWhenUsed/>
    <w:rsid w:val="0003148D"/>
    <w:pPr>
      <w:framePr w:w="7920" w:h="1980" w:hRule="exact" w:hSpace="180" w:wrap="auto" w:hAnchor="page" w:xAlign="center" w:yAlign="bottom"/>
      <w:tabs>
        <w:tab w:val="right" w:pos="7100"/>
      </w:tabs>
      <w:ind w:left="2880"/>
      <w:jc w:val="both"/>
    </w:pPr>
    <w:rPr>
      <w:rFonts w:asciiTheme="majorHAnsi" w:eastAsiaTheme="majorEastAsia" w:hAnsiTheme="majorHAnsi" w:cstheme="majorBidi"/>
      <w:lang w:val="en-GB" w:eastAsia="en-US"/>
    </w:rPr>
  </w:style>
  <w:style w:type="paragraph" w:styleId="HTML-cm">
    <w:name w:val="HTML Address"/>
    <w:basedOn w:val="Norml"/>
    <w:link w:val="HTML-cmChar"/>
    <w:uiPriority w:val="99"/>
    <w:semiHidden/>
    <w:unhideWhenUsed/>
    <w:rsid w:val="0003148D"/>
    <w:pPr>
      <w:tabs>
        <w:tab w:val="right" w:pos="7100"/>
      </w:tabs>
      <w:jc w:val="both"/>
    </w:pPr>
    <w:rPr>
      <w:rFonts w:ascii="Arial" w:hAnsi="Arial"/>
      <w:i/>
      <w:iCs/>
      <w:sz w:val="18"/>
      <w:szCs w:val="20"/>
      <w:lang w:val="en-GB" w:eastAsia="en-US"/>
    </w:rPr>
  </w:style>
  <w:style w:type="character" w:customStyle="1" w:styleId="HTML-cmChar">
    <w:name w:val="HTML-cím Char"/>
    <w:basedOn w:val="Bekezdsalapbettpusa"/>
    <w:link w:val="HTML-cm"/>
    <w:uiPriority w:val="99"/>
    <w:semiHidden/>
    <w:rsid w:val="0003148D"/>
    <w:rPr>
      <w:i/>
      <w:iCs/>
    </w:rPr>
  </w:style>
  <w:style w:type="paragraph" w:styleId="Feladcmebortkon">
    <w:name w:val="envelope return"/>
    <w:basedOn w:val="Norml"/>
    <w:uiPriority w:val="99"/>
    <w:semiHidden/>
    <w:unhideWhenUsed/>
    <w:rsid w:val="0003148D"/>
    <w:pPr>
      <w:tabs>
        <w:tab w:val="right" w:pos="7100"/>
      </w:tabs>
      <w:jc w:val="both"/>
    </w:pPr>
    <w:rPr>
      <w:rFonts w:asciiTheme="majorHAnsi" w:eastAsiaTheme="majorEastAsia" w:hAnsiTheme="majorHAnsi" w:cstheme="majorBidi"/>
      <w:sz w:val="18"/>
      <w:szCs w:val="20"/>
      <w:lang w:val="en-GB" w:eastAsia="en-US"/>
    </w:rPr>
  </w:style>
  <w:style w:type="paragraph" w:styleId="zenetfej">
    <w:name w:val="Message Header"/>
    <w:basedOn w:val="Norml"/>
    <w:link w:val="zenetfejChar"/>
    <w:uiPriority w:val="99"/>
    <w:semiHidden/>
    <w:unhideWhenUsed/>
    <w:rsid w:val="0003148D"/>
    <w:pPr>
      <w:pBdr>
        <w:top w:val="single" w:sz="6" w:space="1" w:color="auto"/>
        <w:left w:val="single" w:sz="6" w:space="1" w:color="auto"/>
        <w:bottom w:val="single" w:sz="6" w:space="1" w:color="auto"/>
        <w:right w:val="single" w:sz="6" w:space="1" w:color="auto"/>
      </w:pBdr>
      <w:shd w:val="pct20" w:color="auto" w:fill="auto"/>
      <w:tabs>
        <w:tab w:val="right" w:pos="7100"/>
      </w:tabs>
      <w:ind w:left="1134" w:hanging="1134"/>
      <w:jc w:val="both"/>
    </w:pPr>
    <w:rPr>
      <w:rFonts w:asciiTheme="majorHAnsi" w:eastAsiaTheme="majorEastAsia" w:hAnsiTheme="majorHAnsi" w:cstheme="majorBidi"/>
      <w:lang w:val="en-GB" w:eastAsia="en-US"/>
    </w:rPr>
  </w:style>
  <w:style w:type="character" w:customStyle="1" w:styleId="zenetfejChar">
    <w:name w:val="Üzenetfej Char"/>
    <w:basedOn w:val="Bekezdsalapbettpusa"/>
    <w:link w:val="zenetfej"/>
    <w:uiPriority w:val="99"/>
    <w:semiHidden/>
    <w:rsid w:val="0003148D"/>
    <w:rPr>
      <w:rFonts w:asciiTheme="majorHAnsi" w:eastAsiaTheme="majorEastAsia" w:hAnsiTheme="majorHAnsi" w:cstheme="majorBidi"/>
      <w:sz w:val="24"/>
      <w:szCs w:val="24"/>
      <w:shd w:val="pct20" w:color="auto" w:fill="auto"/>
    </w:rPr>
  </w:style>
  <w:style w:type="paragraph" w:styleId="Megjegyzsfej">
    <w:name w:val="Note Heading"/>
    <w:basedOn w:val="Norml"/>
    <w:next w:val="Norml"/>
    <w:link w:val="MegjegyzsfejChar"/>
    <w:uiPriority w:val="99"/>
    <w:semiHidden/>
    <w:unhideWhenUsed/>
    <w:rsid w:val="0003148D"/>
    <w:pPr>
      <w:tabs>
        <w:tab w:val="right" w:pos="7100"/>
      </w:tabs>
      <w:jc w:val="both"/>
    </w:pPr>
    <w:rPr>
      <w:rFonts w:ascii="Arial" w:hAnsi="Arial"/>
      <w:sz w:val="18"/>
      <w:szCs w:val="20"/>
      <w:lang w:val="en-GB" w:eastAsia="en-US"/>
    </w:rPr>
  </w:style>
  <w:style w:type="character" w:customStyle="1" w:styleId="MegjegyzsfejChar">
    <w:name w:val="Megjegyzésfej Char"/>
    <w:basedOn w:val="Bekezdsalapbettpusa"/>
    <w:link w:val="Megjegyzsfej"/>
    <w:uiPriority w:val="99"/>
    <w:semiHidden/>
    <w:rsid w:val="0003148D"/>
  </w:style>
  <w:style w:type="paragraph" w:styleId="Dokumentumtrkp">
    <w:name w:val="Document Map"/>
    <w:basedOn w:val="Norml"/>
    <w:link w:val="DokumentumtrkpChar"/>
    <w:uiPriority w:val="99"/>
    <w:semiHidden/>
    <w:unhideWhenUsed/>
    <w:rsid w:val="0003148D"/>
    <w:pPr>
      <w:tabs>
        <w:tab w:val="right" w:pos="7100"/>
      </w:tabs>
      <w:jc w:val="both"/>
    </w:pPr>
    <w:rPr>
      <w:rFonts w:ascii="Tahoma" w:hAnsi="Tahoma" w:cs="Tahoma"/>
      <w:sz w:val="16"/>
      <w:szCs w:val="16"/>
      <w:lang w:val="en-GB" w:eastAsia="en-US"/>
    </w:rPr>
  </w:style>
  <w:style w:type="character" w:customStyle="1" w:styleId="DokumentumtrkpChar">
    <w:name w:val="Dokumentumtérkép Char"/>
    <w:basedOn w:val="Bekezdsalapbettpusa"/>
    <w:link w:val="Dokumentumtrkp"/>
    <w:uiPriority w:val="99"/>
    <w:semiHidden/>
    <w:rsid w:val="0003148D"/>
    <w:rPr>
      <w:rFonts w:ascii="Tahoma" w:hAnsi="Tahoma" w:cs="Tahoma"/>
      <w:sz w:val="16"/>
      <w:szCs w:val="16"/>
    </w:rPr>
  </w:style>
  <w:style w:type="paragraph" w:styleId="NormlWeb">
    <w:name w:val="Normal (Web)"/>
    <w:basedOn w:val="Norml"/>
    <w:uiPriority w:val="99"/>
    <w:semiHidden/>
    <w:unhideWhenUsed/>
    <w:rsid w:val="0003148D"/>
    <w:pPr>
      <w:tabs>
        <w:tab w:val="right" w:pos="7100"/>
      </w:tabs>
      <w:spacing w:line="264" w:lineRule="auto"/>
      <w:jc w:val="both"/>
    </w:pPr>
    <w:rPr>
      <w:rFonts w:ascii="Arial" w:hAnsi="Arial"/>
      <w:lang w:val="en-GB" w:eastAsia="en-US"/>
    </w:rPr>
  </w:style>
  <w:style w:type="paragraph" w:styleId="Szmozottlista">
    <w:name w:val="List Number"/>
    <w:basedOn w:val="Norml"/>
    <w:uiPriority w:val="99"/>
    <w:semiHidden/>
    <w:unhideWhenUsed/>
    <w:rsid w:val="0003148D"/>
    <w:pPr>
      <w:numPr>
        <w:numId w:val="2"/>
      </w:numPr>
      <w:tabs>
        <w:tab w:val="right" w:pos="7100"/>
      </w:tabs>
      <w:spacing w:line="264" w:lineRule="auto"/>
      <w:contextualSpacing/>
      <w:jc w:val="both"/>
    </w:pPr>
    <w:rPr>
      <w:rFonts w:ascii="Arial" w:hAnsi="Arial"/>
      <w:sz w:val="18"/>
      <w:szCs w:val="20"/>
      <w:lang w:val="en-GB" w:eastAsia="en-US"/>
    </w:rPr>
  </w:style>
  <w:style w:type="paragraph" w:styleId="Szmozottlista2">
    <w:name w:val="List Number 2"/>
    <w:basedOn w:val="Norml"/>
    <w:uiPriority w:val="99"/>
    <w:semiHidden/>
    <w:unhideWhenUsed/>
    <w:rsid w:val="0003148D"/>
    <w:pPr>
      <w:numPr>
        <w:numId w:val="3"/>
      </w:numPr>
      <w:tabs>
        <w:tab w:val="right" w:pos="7100"/>
      </w:tabs>
      <w:spacing w:line="264" w:lineRule="auto"/>
      <w:contextualSpacing/>
      <w:jc w:val="both"/>
    </w:pPr>
    <w:rPr>
      <w:rFonts w:ascii="Arial" w:hAnsi="Arial"/>
      <w:sz w:val="18"/>
      <w:szCs w:val="20"/>
      <w:lang w:val="en-GB" w:eastAsia="en-US"/>
    </w:rPr>
  </w:style>
  <w:style w:type="paragraph" w:styleId="Szmozottlista3">
    <w:name w:val="List Number 3"/>
    <w:basedOn w:val="Norml"/>
    <w:uiPriority w:val="99"/>
    <w:semiHidden/>
    <w:unhideWhenUsed/>
    <w:rsid w:val="0003148D"/>
    <w:pPr>
      <w:numPr>
        <w:numId w:val="4"/>
      </w:numPr>
      <w:tabs>
        <w:tab w:val="right" w:pos="7100"/>
      </w:tabs>
      <w:spacing w:line="264" w:lineRule="auto"/>
      <w:contextualSpacing/>
      <w:jc w:val="both"/>
    </w:pPr>
    <w:rPr>
      <w:rFonts w:ascii="Arial" w:hAnsi="Arial"/>
      <w:sz w:val="18"/>
      <w:szCs w:val="20"/>
      <w:lang w:val="en-GB" w:eastAsia="en-US"/>
    </w:rPr>
  </w:style>
  <w:style w:type="paragraph" w:styleId="Szmozottlista4">
    <w:name w:val="List Number 4"/>
    <w:basedOn w:val="Norml"/>
    <w:uiPriority w:val="99"/>
    <w:semiHidden/>
    <w:unhideWhenUsed/>
    <w:rsid w:val="0003148D"/>
    <w:pPr>
      <w:numPr>
        <w:numId w:val="5"/>
      </w:numPr>
      <w:tabs>
        <w:tab w:val="right" w:pos="7100"/>
      </w:tabs>
      <w:spacing w:line="264" w:lineRule="auto"/>
      <w:contextualSpacing/>
      <w:jc w:val="both"/>
    </w:pPr>
    <w:rPr>
      <w:rFonts w:ascii="Arial" w:hAnsi="Arial"/>
      <w:sz w:val="18"/>
      <w:szCs w:val="20"/>
      <w:lang w:val="en-GB" w:eastAsia="en-US"/>
    </w:rPr>
  </w:style>
  <w:style w:type="paragraph" w:styleId="Szmozottlista5">
    <w:name w:val="List Number 5"/>
    <w:basedOn w:val="Norml"/>
    <w:uiPriority w:val="99"/>
    <w:semiHidden/>
    <w:unhideWhenUsed/>
    <w:rsid w:val="0003148D"/>
    <w:pPr>
      <w:numPr>
        <w:numId w:val="6"/>
      </w:numPr>
      <w:tabs>
        <w:tab w:val="right" w:pos="7100"/>
      </w:tabs>
      <w:spacing w:line="264" w:lineRule="auto"/>
      <w:contextualSpacing/>
      <w:jc w:val="both"/>
    </w:pPr>
    <w:rPr>
      <w:rFonts w:ascii="Arial" w:hAnsi="Arial"/>
      <w:sz w:val="18"/>
      <w:szCs w:val="20"/>
      <w:lang w:val="en-GB" w:eastAsia="en-US"/>
    </w:rPr>
  </w:style>
  <w:style w:type="paragraph" w:styleId="HTML-kntformzott">
    <w:name w:val="HTML Preformatted"/>
    <w:basedOn w:val="Norml"/>
    <w:link w:val="HTML-kntformzottChar"/>
    <w:uiPriority w:val="99"/>
    <w:semiHidden/>
    <w:unhideWhenUsed/>
    <w:rsid w:val="0003148D"/>
    <w:pPr>
      <w:tabs>
        <w:tab w:val="right" w:pos="7100"/>
      </w:tabs>
      <w:jc w:val="both"/>
    </w:pPr>
    <w:rPr>
      <w:rFonts w:ascii="Consolas" w:hAnsi="Consolas" w:cs="Consolas"/>
      <w:sz w:val="18"/>
      <w:szCs w:val="20"/>
      <w:lang w:val="en-GB" w:eastAsia="en-US"/>
    </w:rPr>
  </w:style>
  <w:style w:type="character" w:customStyle="1" w:styleId="HTML-kntformzottChar">
    <w:name w:val="HTML-ként formázott Char"/>
    <w:basedOn w:val="Bekezdsalapbettpusa"/>
    <w:link w:val="HTML-kntformzott"/>
    <w:uiPriority w:val="99"/>
    <w:semiHidden/>
    <w:rsid w:val="0003148D"/>
    <w:rPr>
      <w:rFonts w:ascii="Consolas" w:hAnsi="Consolas" w:cs="Consolas"/>
      <w:sz w:val="20"/>
      <w:szCs w:val="20"/>
    </w:rPr>
  </w:style>
  <w:style w:type="paragraph" w:styleId="Szvegtrzselssora">
    <w:name w:val="Body Text First Indent"/>
    <w:basedOn w:val="Szvegtrzs"/>
    <w:link w:val="SzvegtrzselssoraChar"/>
    <w:uiPriority w:val="99"/>
    <w:semiHidden/>
    <w:unhideWhenUsed/>
    <w:rsid w:val="0003148D"/>
    <w:pPr>
      <w:spacing w:after="200"/>
      <w:ind w:firstLine="360"/>
    </w:pPr>
  </w:style>
  <w:style w:type="character" w:customStyle="1" w:styleId="SzvegtrzselssoraChar">
    <w:name w:val="Szövegtörzs első sora Char"/>
    <w:basedOn w:val="SzvegtrzsChar"/>
    <w:link w:val="Szvegtrzselssora"/>
    <w:uiPriority w:val="99"/>
    <w:semiHidden/>
    <w:rsid w:val="0003148D"/>
  </w:style>
  <w:style w:type="paragraph" w:styleId="Szvegtrzsbehzssal">
    <w:name w:val="Body Text Indent"/>
    <w:basedOn w:val="Norml"/>
    <w:link w:val="SzvegtrzsbehzssalChar"/>
    <w:uiPriority w:val="99"/>
    <w:semiHidden/>
    <w:unhideWhenUsed/>
    <w:rsid w:val="0003148D"/>
    <w:pPr>
      <w:tabs>
        <w:tab w:val="right" w:pos="7100"/>
      </w:tabs>
      <w:spacing w:after="120" w:line="264" w:lineRule="auto"/>
      <w:ind w:left="283"/>
      <w:jc w:val="both"/>
    </w:pPr>
    <w:rPr>
      <w:rFonts w:ascii="Arial" w:hAnsi="Arial"/>
      <w:sz w:val="18"/>
      <w:szCs w:val="20"/>
      <w:lang w:val="en-GB" w:eastAsia="en-US"/>
    </w:rPr>
  </w:style>
  <w:style w:type="character" w:customStyle="1" w:styleId="SzvegtrzsbehzssalChar">
    <w:name w:val="Szövegtörzs behúzással Char"/>
    <w:basedOn w:val="Bekezdsalapbettpusa"/>
    <w:link w:val="Szvegtrzsbehzssal"/>
    <w:uiPriority w:val="99"/>
    <w:semiHidden/>
    <w:rsid w:val="0003148D"/>
  </w:style>
  <w:style w:type="paragraph" w:styleId="Szvegtrzselssora2">
    <w:name w:val="Body Text First Indent 2"/>
    <w:basedOn w:val="Szvegtrzsbehzssal"/>
    <w:link w:val="Szvegtrzselssora2Char"/>
    <w:uiPriority w:val="99"/>
    <w:semiHidden/>
    <w:unhideWhenUsed/>
    <w:rsid w:val="0003148D"/>
    <w:pPr>
      <w:spacing w:after="200"/>
      <w:ind w:left="360" w:firstLine="360"/>
    </w:pPr>
  </w:style>
  <w:style w:type="character" w:customStyle="1" w:styleId="Szvegtrzselssora2Char">
    <w:name w:val="Szövegtörzs első sora 2 Char"/>
    <w:basedOn w:val="SzvegtrzsbehzssalChar"/>
    <w:link w:val="Szvegtrzselssora2"/>
    <w:uiPriority w:val="99"/>
    <w:semiHidden/>
    <w:rsid w:val="0003148D"/>
  </w:style>
  <w:style w:type="paragraph" w:styleId="Felsorols">
    <w:name w:val="List Bullet"/>
    <w:basedOn w:val="Norml"/>
    <w:uiPriority w:val="99"/>
    <w:semiHidden/>
    <w:unhideWhenUsed/>
    <w:rsid w:val="0003148D"/>
    <w:pPr>
      <w:numPr>
        <w:numId w:val="7"/>
      </w:numPr>
      <w:tabs>
        <w:tab w:val="right" w:pos="7100"/>
      </w:tabs>
      <w:spacing w:line="264" w:lineRule="auto"/>
      <w:contextualSpacing/>
      <w:jc w:val="both"/>
    </w:pPr>
    <w:rPr>
      <w:rFonts w:ascii="Arial" w:hAnsi="Arial"/>
      <w:sz w:val="18"/>
      <w:szCs w:val="20"/>
      <w:lang w:val="en-GB" w:eastAsia="en-US"/>
    </w:rPr>
  </w:style>
  <w:style w:type="paragraph" w:styleId="Felsorols2">
    <w:name w:val="List Bullet 2"/>
    <w:basedOn w:val="Norml"/>
    <w:uiPriority w:val="99"/>
    <w:semiHidden/>
    <w:unhideWhenUsed/>
    <w:rsid w:val="0003148D"/>
    <w:pPr>
      <w:numPr>
        <w:numId w:val="8"/>
      </w:numPr>
      <w:tabs>
        <w:tab w:val="right" w:pos="7100"/>
      </w:tabs>
      <w:spacing w:line="264" w:lineRule="auto"/>
      <w:contextualSpacing/>
      <w:jc w:val="both"/>
    </w:pPr>
    <w:rPr>
      <w:rFonts w:ascii="Arial" w:hAnsi="Arial"/>
      <w:sz w:val="18"/>
      <w:szCs w:val="20"/>
      <w:lang w:val="en-GB" w:eastAsia="en-US"/>
    </w:rPr>
  </w:style>
  <w:style w:type="paragraph" w:styleId="Felsorols3">
    <w:name w:val="List Bullet 3"/>
    <w:basedOn w:val="Norml"/>
    <w:uiPriority w:val="99"/>
    <w:semiHidden/>
    <w:unhideWhenUsed/>
    <w:rsid w:val="0003148D"/>
    <w:pPr>
      <w:numPr>
        <w:numId w:val="9"/>
      </w:numPr>
      <w:tabs>
        <w:tab w:val="right" w:pos="7100"/>
      </w:tabs>
      <w:spacing w:line="264" w:lineRule="auto"/>
      <w:contextualSpacing/>
      <w:jc w:val="both"/>
    </w:pPr>
    <w:rPr>
      <w:rFonts w:ascii="Arial" w:hAnsi="Arial"/>
      <w:sz w:val="18"/>
      <w:szCs w:val="20"/>
      <w:lang w:val="en-GB" w:eastAsia="en-US"/>
    </w:rPr>
  </w:style>
  <w:style w:type="paragraph" w:styleId="Felsorols4">
    <w:name w:val="List Bullet 4"/>
    <w:basedOn w:val="Norml"/>
    <w:uiPriority w:val="99"/>
    <w:semiHidden/>
    <w:unhideWhenUsed/>
    <w:rsid w:val="0003148D"/>
    <w:pPr>
      <w:numPr>
        <w:numId w:val="10"/>
      </w:numPr>
      <w:tabs>
        <w:tab w:val="right" w:pos="7100"/>
      </w:tabs>
      <w:spacing w:line="264" w:lineRule="auto"/>
      <w:contextualSpacing/>
      <w:jc w:val="both"/>
    </w:pPr>
    <w:rPr>
      <w:rFonts w:ascii="Arial" w:hAnsi="Arial"/>
      <w:sz w:val="18"/>
      <w:szCs w:val="20"/>
      <w:lang w:val="en-GB" w:eastAsia="en-US"/>
    </w:rPr>
  </w:style>
  <w:style w:type="paragraph" w:styleId="Felsorols5">
    <w:name w:val="List Bullet 5"/>
    <w:basedOn w:val="Norml"/>
    <w:uiPriority w:val="99"/>
    <w:semiHidden/>
    <w:unhideWhenUsed/>
    <w:rsid w:val="0003148D"/>
    <w:pPr>
      <w:numPr>
        <w:numId w:val="11"/>
      </w:numPr>
      <w:tabs>
        <w:tab w:val="right" w:pos="7100"/>
      </w:tabs>
      <w:spacing w:line="264" w:lineRule="auto"/>
      <w:contextualSpacing/>
      <w:jc w:val="both"/>
    </w:pPr>
    <w:rPr>
      <w:rFonts w:ascii="Arial" w:hAnsi="Arial"/>
      <w:sz w:val="18"/>
      <w:szCs w:val="20"/>
      <w:lang w:val="en-GB" w:eastAsia="en-US"/>
    </w:rPr>
  </w:style>
  <w:style w:type="paragraph" w:styleId="Szvegtrzsbehzssal2">
    <w:name w:val="Body Text Indent 2"/>
    <w:basedOn w:val="Norml"/>
    <w:link w:val="Szvegtrzsbehzssal2Char"/>
    <w:uiPriority w:val="99"/>
    <w:semiHidden/>
    <w:unhideWhenUsed/>
    <w:rsid w:val="0003148D"/>
    <w:pPr>
      <w:tabs>
        <w:tab w:val="right" w:pos="7100"/>
      </w:tabs>
      <w:spacing w:after="120" w:line="480" w:lineRule="auto"/>
      <w:ind w:left="283"/>
      <w:jc w:val="both"/>
    </w:pPr>
    <w:rPr>
      <w:rFonts w:ascii="Arial" w:hAnsi="Arial"/>
      <w:sz w:val="18"/>
      <w:szCs w:val="20"/>
      <w:lang w:val="en-GB" w:eastAsia="en-US"/>
    </w:rPr>
  </w:style>
  <w:style w:type="character" w:customStyle="1" w:styleId="Szvegtrzsbehzssal2Char">
    <w:name w:val="Szövegtörzs behúzással 2 Char"/>
    <w:basedOn w:val="Bekezdsalapbettpusa"/>
    <w:link w:val="Szvegtrzsbehzssal2"/>
    <w:uiPriority w:val="99"/>
    <w:semiHidden/>
    <w:rsid w:val="0003148D"/>
  </w:style>
  <w:style w:type="paragraph" w:styleId="Szvegtrzsbehzssal3">
    <w:name w:val="Body Text Indent 3"/>
    <w:basedOn w:val="Norml"/>
    <w:link w:val="Szvegtrzsbehzssal3Char"/>
    <w:uiPriority w:val="99"/>
    <w:semiHidden/>
    <w:unhideWhenUsed/>
    <w:rsid w:val="0003148D"/>
    <w:pPr>
      <w:tabs>
        <w:tab w:val="right" w:pos="7100"/>
      </w:tabs>
      <w:spacing w:after="120" w:line="264" w:lineRule="auto"/>
      <w:ind w:left="283"/>
      <w:jc w:val="both"/>
    </w:pPr>
    <w:rPr>
      <w:rFonts w:ascii="Arial" w:hAnsi="Arial"/>
      <w:sz w:val="16"/>
      <w:szCs w:val="16"/>
      <w:lang w:val="en-GB" w:eastAsia="en-US"/>
    </w:rPr>
  </w:style>
  <w:style w:type="character" w:customStyle="1" w:styleId="Szvegtrzsbehzssal3Char">
    <w:name w:val="Szövegtörzs behúzással 3 Char"/>
    <w:basedOn w:val="Bekezdsalapbettpusa"/>
    <w:link w:val="Szvegtrzsbehzssal3"/>
    <w:uiPriority w:val="99"/>
    <w:semiHidden/>
    <w:rsid w:val="0003148D"/>
    <w:rPr>
      <w:sz w:val="16"/>
      <w:szCs w:val="16"/>
    </w:rPr>
  </w:style>
  <w:style w:type="paragraph" w:styleId="Normlbehzs">
    <w:name w:val="Normal Indent"/>
    <w:basedOn w:val="Norml"/>
    <w:uiPriority w:val="99"/>
    <w:semiHidden/>
    <w:unhideWhenUsed/>
    <w:rsid w:val="0003148D"/>
    <w:pPr>
      <w:tabs>
        <w:tab w:val="right" w:pos="7100"/>
      </w:tabs>
      <w:spacing w:line="264" w:lineRule="auto"/>
      <w:ind w:left="720"/>
      <w:jc w:val="both"/>
    </w:pPr>
    <w:rPr>
      <w:rFonts w:ascii="Arial" w:hAnsi="Arial"/>
      <w:sz w:val="18"/>
      <w:szCs w:val="20"/>
      <w:lang w:val="en-GB" w:eastAsia="en-US"/>
    </w:rPr>
  </w:style>
  <w:style w:type="paragraph" w:styleId="Jegyzetszveg">
    <w:name w:val="annotation text"/>
    <w:basedOn w:val="Norml"/>
    <w:link w:val="JegyzetszvegChar"/>
    <w:uiPriority w:val="99"/>
    <w:unhideWhenUsed/>
    <w:rsid w:val="0003148D"/>
    <w:pPr>
      <w:tabs>
        <w:tab w:val="right" w:pos="7100"/>
      </w:tabs>
      <w:jc w:val="both"/>
    </w:pPr>
    <w:rPr>
      <w:rFonts w:ascii="Arial" w:hAnsi="Arial"/>
      <w:sz w:val="18"/>
      <w:szCs w:val="20"/>
      <w:lang w:val="en-GB" w:eastAsia="en-US"/>
    </w:rPr>
  </w:style>
  <w:style w:type="character" w:customStyle="1" w:styleId="JegyzetszvegChar">
    <w:name w:val="Jegyzetszöveg Char"/>
    <w:basedOn w:val="Bekezdsalapbettpusa"/>
    <w:link w:val="Jegyzetszveg"/>
    <w:uiPriority w:val="99"/>
    <w:rsid w:val="0003148D"/>
    <w:rPr>
      <w:sz w:val="20"/>
      <w:szCs w:val="20"/>
    </w:rPr>
  </w:style>
  <w:style w:type="paragraph" w:styleId="Megjegyzstrgya">
    <w:name w:val="annotation subject"/>
    <w:basedOn w:val="Jegyzetszveg"/>
    <w:next w:val="Jegyzetszveg"/>
    <w:link w:val="MegjegyzstrgyaChar"/>
    <w:uiPriority w:val="99"/>
    <w:semiHidden/>
    <w:unhideWhenUsed/>
    <w:rsid w:val="0003148D"/>
    <w:rPr>
      <w:b/>
      <w:bCs/>
    </w:rPr>
  </w:style>
  <w:style w:type="character" w:customStyle="1" w:styleId="MegjegyzstrgyaChar">
    <w:name w:val="Megjegyzés tárgya Char"/>
    <w:basedOn w:val="JegyzetszvegChar"/>
    <w:link w:val="Megjegyzstrgya"/>
    <w:uiPriority w:val="99"/>
    <w:semiHidden/>
    <w:rsid w:val="0003148D"/>
    <w:rPr>
      <w:b/>
      <w:bCs/>
      <w:sz w:val="20"/>
      <w:szCs w:val="20"/>
    </w:rPr>
  </w:style>
  <w:style w:type="paragraph" w:styleId="TJ1">
    <w:name w:val="toc 1"/>
    <w:basedOn w:val="Norml"/>
    <w:next w:val="Norml"/>
    <w:autoRedefine/>
    <w:uiPriority w:val="39"/>
    <w:semiHidden/>
    <w:unhideWhenUsed/>
    <w:rsid w:val="0003148D"/>
    <w:pPr>
      <w:tabs>
        <w:tab w:val="right" w:pos="7100"/>
      </w:tabs>
      <w:spacing w:after="100" w:line="264" w:lineRule="auto"/>
      <w:jc w:val="both"/>
    </w:pPr>
    <w:rPr>
      <w:rFonts w:ascii="Arial" w:hAnsi="Arial"/>
      <w:sz w:val="18"/>
      <w:szCs w:val="20"/>
      <w:lang w:val="en-GB" w:eastAsia="en-US"/>
    </w:rPr>
  </w:style>
  <w:style w:type="paragraph" w:styleId="TJ2">
    <w:name w:val="toc 2"/>
    <w:basedOn w:val="Norml"/>
    <w:next w:val="Norml"/>
    <w:autoRedefine/>
    <w:uiPriority w:val="39"/>
    <w:semiHidden/>
    <w:unhideWhenUsed/>
    <w:rsid w:val="0003148D"/>
    <w:pPr>
      <w:tabs>
        <w:tab w:val="right" w:pos="7100"/>
      </w:tabs>
      <w:spacing w:after="100" w:line="264" w:lineRule="auto"/>
      <w:ind w:left="220"/>
      <w:jc w:val="both"/>
    </w:pPr>
    <w:rPr>
      <w:rFonts w:ascii="Arial" w:hAnsi="Arial"/>
      <w:sz w:val="18"/>
      <w:szCs w:val="20"/>
      <w:lang w:val="en-GB" w:eastAsia="en-US"/>
    </w:rPr>
  </w:style>
  <w:style w:type="paragraph" w:styleId="TJ3">
    <w:name w:val="toc 3"/>
    <w:basedOn w:val="Norml"/>
    <w:next w:val="Norml"/>
    <w:autoRedefine/>
    <w:uiPriority w:val="39"/>
    <w:semiHidden/>
    <w:unhideWhenUsed/>
    <w:rsid w:val="0003148D"/>
    <w:pPr>
      <w:tabs>
        <w:tab w:val="right" w:pos="7100"/>
      </w:tabs>
      <w:spacing w:after="100" w:line="264" w:lineRule="auto"/>
      <w:ind w:left="440"/>
      <w:jc w:val="both"/>
    </w:pPr>
    <w:rPr>
      <w:rFonts w:ascii="Arial" w:hAnsi="Arial"/>
      <w:sz w:val="18"/>
      <w:szCs w:val="20"/>
      <w:lang w:val="en-GB" w:eastAsia="en-US"/>
    </w:rPr>
  </w:style>
  <w:style w:type="paragraph" w:styleId="TJ4">
    <w:name w:val="toc 4"/>
    <w:basedOn w:val="Norml"/>
    <w:next w:val="Norml"/>
    <w:autoRedefine/>
    <w:uiPriority w:val="39"/>
    <w:semiHidden/>
    <w:unhideWhenUsed/>
    <w:rsid w:val="0003148D"/>
    <w:pPr>
      <w:tabs>
        <w:tab w:val="right" w:pos="7100"/>
      </w:tabs>
      <w:spacing w:after="100" w:line="264" w:lineRule="auto"/>
      <w:ind w:left="660"/>
      <w:jc w:val="both"/>
    </w:pPr>
    <w:rPr>
      <w:rFonts w:ascii="Arial" w:hAnsi="Arial"/>
      <w:sz w:val="18"/>
      <w:szCs w:val="20"/>
      <w:lang w:val="en-GB" w:eastAsia="en-US"/>
    </w:rPr>
  </w:style>
  <w:style w:type="paragraph" w:styleId="TJ5">
    <w:name w:val="toc 5"/>
    <w:basedOn w:val="Norml"/>
    <w:next w:val="Norml"/>
    <w:autoRedefine/>
    <w:uiPriority w:val="39"/>
    <w:semiHidden/>
    <w:unhideWhenUsed/>
    <w:rsid w:val="0003148D"/>
    <w:pPr>
      <w:tabs>
        <w:tab w:val="right" w:pos="7100"/>
      </w:tabs>
      <w:spacing w:after="100" w:line="264" w:lineRule="auto"/>
      <w:ind w:left="880"/>
      <w:jc w:val="both"/>
    </w:pPr>
    <w:rPr>
      <w:rFonts w:ascii="Arial" w:hAnsi="Arial"/>
      <w:sz w:val="18"/>
      <w:szCs w:val="20"/>
      <w:lang w:val="en-GB" w:eastAsia="en-US"/>
    </w:rPr>
  </w:style>
  <w:style w:type="paragraph" w:styleId="TJ6">
    <w:name w:val="toc 6"/>
    <w:basedOn w:val="Norml"/>
    <w:next w:val="Norml"/>
    <w:autoRedefine/>
    <w:uiPriority w:val="39"/>
    <w:semiHidden/>
    <w:unhideWhenUsed/>
    <w:rsid w:val="0003148D"/>
    <w:pPr>
      <w:tabs>
        <w:tab w:val="right" w:pos="7100"/>
      </w:tabs>
      <w:spacing w:after="100" w:line="264" w:lineRule="auto"/>
      <w:ind w:left="1100"/>
      <w:jc w:val="both"/>
    </w:pPr>
    <w:rPr>
      <w:rFonts w:ascii="Arial" w:hAnsi="Arial"/>
      <w:sz w:val="18"/>
      <w:szCs w:val="20"/>
      <w:lang w:val="en-GB" w:eastAsia="en-US"/>
    </w:rPr>
  </w:style>
  <w:style w:type="paragraph" w:styleId="TJ7">
    <w:name w:val="toc 7"/>
    <w:basedOn w:val="Norml"/>
    <w:next w:val="Norml"/>
    <w:autoRedefine/>
    <w:uiPriority w:val="39"/>
    <w:semiHidden/>
    <w:unhideWhenUsed/>
    <w:rsid w:val="0003148D"/>
    <w:pPr>
      <w:tabs>
        <w:tab w:val="right" w:pos="7100"/>
      </w:tabs>
      <w:spacing w:after="100" w:line="264" w:lineRule="auto"/>
      <w:ind w:left="1320"/>
      <w:jc w:val="both"/>
    </w:pPr>
    <w:rPr>
      <w:rFonts w:ascii="Arial" w:hAnsi="Arial"/>
      <w:sz w:val="18"/>
      <w:szCs w:val="20"/>
      <w:lang w:val="en-GB" w:eastAsia="en-US"/>
    </w:rPr>
  </w:style>
  <w:style w:type="paragraph" w:styleId="TJ8">
    <w:name w:val="toc 8"/>
    <w:basedOn w:val="Norml"/>
    <w:next w:val="Norml"/>
    <w:autoRedefine/>
    <w:uiPriority w:val="39"/>
    <w:semiHidden/>
    <w:unhideWhenUsed/>
    <w:rsid w:val="0003148D"/>
    <w:pPr>
      <w:tabs>
        <w:tab w:val="right" w:pos="7100"/>
      </w:tabs>
      <w:spacing w:after="100" w:line="264" w:lineRule="auto"/>
      <w:ind w:left="1540"/>
      <w:jc w:val="both"/>
    </w:pPr>
    <w:rPr>
      <w:rFonts w:ascii="Arial" w:hAnsi="Arial"/>
      <w:sz w:val="18"/>
      <w:szCs w:val="20"/>
      <w:lang w:val="en-GB" w:eastAsia="en-US"/>
    </w:rPr>
  </w:style>
  <w:style w:type="paragraph" w:styleId="TJ9">
    <w:name w:val="toc 9"/>
    <w:basedOn w:val="Norml"/>
    <w:next w:val="Norml"/>
    <w:autoRedefine/>
    <w:uiPriority w:val="39"/>
    <w:semiHidden/>
    <w:unhideWhenUsed/>
    <w:rsid w:val="0003148D"/>
    <w:pPr>
      <w:tabs>
        <w:tab w:val="right" w:pos="7100"/>
      </w:tabs>
      <w:spacing w:after="100" w:line="264" w:lineRule="auto"/>
      <w:ind w:left="1760"/>
      <w:jc w:val="both"/>
    </w:pPr>
    <w:rPr>
      <w:rFonts w:ascii="Arial" w:hAnsi="Arial"/>
      <w:sz w:val="18"/>
      <w:szCs w:val="20"/>
      <w:lang w:val="en-GB" w:eastAsia="en-US"/>
    </w:rPr>
  </w:style>
  <w:style w:type="paragraph" w:styleId="Szvegblokk">
    <w:name w:val="Block Text"/>
    <w:basedOn w:val="Norml"/>
    <w:uiPriority w:val="99"/>
    <w:semiHidden/>
    <w:unhideWhenUsed/>
    <w:rsid w:val="0003148D"/>
    <w:pPr>
      <w:pBdr>
        <w:top w:val="single" w:sz="2" w:space="10" w:color="4F81BD" w:themeColor="accent1"/>
        <w:left w:val="single" w:sz="2" w:space="10" w:color="4F81BD" w:themeColor="accent1"/>
        <w:bottom w:val="single" w:sz="2" w:space="10" w:color="4F81BD" w:themeColor="accent1"/>
        <w:right w:val="single" w:sz="2" w:space="10" w:color="4F81BD" w:themeColor="accent1"/>
      </w:pBdr>
      <w:tabs>
        <w:tab w:val="right" w:pos="7100"/>
      </w:tabs>
      <w:spacing w:line="264" w:lineRule="auto"/>
      <w:ind w:left="1152" w:right="1152"/>
      <w:jc w:val="both"/>
    </w:pPr>
    <w:rPr>
      <w:rFonts w:ascii="Arial" w:eastAsiaTheme="minorEastAsia" w:hAnsi="Arial"/>
      <w:i/>
      <w:iCs/>
      <w:color w:val="4F81BD" w:themeColor="accent1"/>
      <w:sz w:val="18"/>
      <w:szCs w:val="20"/>
      <w:lang w:val="en-GB" w:eastAsia="en-US"/>
    </w:rPr>
  </w:style>
  <w:style w:type="paragraph" w:styleId="Makrszvege">
    <w:name w:val="macro"/>
    <w:link w:val="MakrszvegeChar"/>
    <w:uiPriority w:val="99"/>
    <w:semiHidden/>
    <w:unhideWhenUsed/>
    <w:rsid w:val="0003148D"/>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MakrszvegeChar">
    <w:name w:val="Makró szövege Char"/>
    <w:basedOn w:val="Bekezdsalapbettpusa"/>
    <w:link w:val="Makrszvege"/>
    <w:uiPriority w:val="99"/>
    <w:semiHidden/>
    <w:rsid w:val="0003148D"/>
    <w:rPr>
      <w:rFonts w:ascii="Consolas" w:hAnsi="Consolas" w:cs="Consolas"/>
      <w:sz w:val="20"/>
      <w:szCs w:val="20"/>
    </w:rPr>
  </w:style>
  <w:style w:type="paragraph" w:styleId="Csakszveg">
    <w:name w:val="Plain Text"/>
    <w:basedOn w:val="Norml"/>
    <w:link w:val="CsakszvegChar"/>
    <w:uiPriority w:val="99"/>
    <w:semiHidden/>
    <w:unhideWhenUsed/>
    <w:rsid w:val="0003148D"/>
    <w:pPr>
      <w:tabs>
        <w:tab w:val="right" w:pos="7100"/>
      </w:tabs>
      <w:jc w:val="both"/>
    </w:pPr>
    <w:rPr>
      <w:rFonts w:ascii="Consolas" w:hAnsi="Consolas" w:cs="Consolas"/>
      <w:sz w:val="21"/>
      <w:szCs w:val="21"/>
      <w:lang w:val="en-GB" w:eastAsia="en-US"/>
    </w:rPr>
  </w:style>
  <w:style w:type="character" w:customStyle="1" w:styleId="CsakszvegChar">
    <w:name w:val="Csak szöveg Char"/>
    <w:basedOn w:val="Bekezdsalapbettpusa"/>
    <w:link w:val="Csakszveg"/>
    <w:uiPriority w:val="99"/>
    <w:semiHidden/>
    <w:rsid w:val="0003148D"/>
    <w:rPr>
      <w:rFonts w:ascii="Consolas" w:hAnsi="Consolas" w:cs="Consolas"/>
      <w:sz w:val="21"/>
      <w:szCs w:val="21"/>
    </w:rPr>
  </w:style>
  <w:style w:type="paragraph" w:styleId="Lbjegyzetszveg">
    <w:name w:val="footnote text"/>
    <w:basedOn w:val="Norml"/>
    <w:link w:val="LbjegyzetszvegChar"/>
    <w:uiPriority w:val="99"/>
    <w:semiHidden/>
    <w:unhideWhenUsed/>
    <w:rsid w:val="0003148D"/>
    <w:pPr>
      <w:tabs>
        <w:tab w:val="right" w:pos="7100"/>
      </w:tabs>
      <w:jc w:val="both"/>
    </w:pPr>
    <w:rPr>
      <w:rFonts w:ascii="Arial" w:hAnsi="Arial"/>
      <w:sz w:val="18"/>
      <w:szCs w:val="20"/>
      <w:lang w:val="en-GB" w:eastAsia="en-US"/>
    </w:rPr>
  </w:style>
  <w:style w:type="character" w:customStyle="1" w:styleId="LbjegyzetszvegChar">
    <w:name w:val="Lábjegyzetszöveg Char"/>
    <w:basedOn w:val="Bekezdsalapbettpusa"/>
    <w:link w:val="Lbjegyzetszveg"/>
    <w:uiPriority w:val="99"/>
    <w:semiHidden/>
    <w:rsid w:val="0003148D"/>
    <w:rPr>
      <w:sz w:val="20"/>
      <w:szCs w:val="20"/>
    </w:rPr>
  </w:style>
  <w:style w:type="paragraph" w:styleId="Vgjegyzetszvege">
    <w:name w:val="endnote text"/>
    <w:basedOn w:val="Norml"/>
    <w:link w:val="VgjegyzetszvegeChar"/>
    <w:uiPriority w:val="99"/>
    <w:semiHidden/>
    <w:unhideWhenUsed/>
    <w:rsid w:val="0003148D"/>
    <w:pPr>
      <w:tabs>
        <w:tab w:val="right" w:pos="7100"/>
      </w:tabs>
      <w:jc w:val="both"/>
    </w:pPr>
    <w:rPr>
      <w:rFonts w:ascii="Arial" w:hAnsi="Arial"/>
      <w:sz w:val="18"/>
      <w:szCs w:val="20"/>
      <w:lang w:val="en-GB" w:eastAsia="en-US"/>
    </w:rPr>
  </w:style>
  <w:style w:type="character" w:customStyle="1" w:styleId="VgjegyzetszvegeChar">
    <w:name w:val="Végjegyzet szövege Char"/>
    <w:basedOn w:val="Bekezdsalapbettpusa"/>
    <w:link w:val="Vgjegyzetszvege"/>
    <w:uiPriority w:val="99"/>
    <w:semiHidden/>
    <w:rsid w:val="0003148D"/>
    <w:rPr>
      <w:sz w:val="20"/>
      <w:szCs w:val="20"/>
    </w:rPr>
  </w:style>
  <w:style w:type="character" w:customStyle="1" w:styleId="Cmsor1Char">
    <w:name w:val="Címsor 1 Char"/>
    <w:basedOn w:val="Bekezdsalapbettpusa"/>
    <w:link w:val="Cmsor1"/>
    <w:uiPriority w:val="9"/>
    <w:rsid w:val="004F5E36"/>
    <w:rPr>
      <w:rFonts w:ascii="Arial" w:eastAsia="Times New Roman" w:hAnsi="Arial" w:cs="Times New Roman"/>
      <w:b/>
      <w:sz w:val="20"/>
      <w:szCs w:val="20"/>
      <w:lang w:val="en-GB"/>
    </w:rPr>
  </w:style>
  <w:style w:type="character" w:customStyle="1" w:styleId="Cmsor2Char">
    <w:name w:val="Címsor 2 Char"/>
    <w:basedOn w:val="Bekezdsalapbettpusa"/>
    <w:link w:val="Cmsor2"/>
    <w:uiPriority w:val="9"/>
    <w:semiHidden/>
    <w:rsid w:val="0003148D"/>
    <w:rPr>
      <w:rFonts w:asciiTheme="majorHAnsi" w:eastAsiaTheme="majorEastAsia" w:hAnsiTheme="majorHAnsi" w:cstheme="majorBidi"/>
      <w:b/>
      <w:bCs/>
      <w:color w:val="4F81BD" w:themeColor="accent1"/>
      <w:sz w:val="26"/>
      <w:szCs w:val="26"/>
    </w:rPr>
  </w:style>
  <w:style w:type="character" w:customStyle="1" w:styleId="Cmsor3Char">
    <w:name w:val="Címsor 3 Char"/>
    <w:basedOn w:val="Bekezdsalapbettpusa"/>
    <w:link w:val="Cmsor3"/>
    <w:uiPriority w:val="9"/>
    <w:semiHidden/>
    <w:rsid w:val="0003148D"/>
    <w:rPr>
      <w:rFonts w:asciiTheme="majorHAnsi" w:eastAsiaTheme="majorEastAsia" w:hAnsiTheme="majorHAnsi" w:cstheme="majorBidi"/>
      <w:b/>
      <w:bCs/>
      <w:color w:val="4F81BD" w:themeColor="accent1"/>
    </w:rPr>
  </w:style>
  <w:style w:type="character" w:customStyle="1" w:styleId="Cmsor4Char">
    <w:name w:val="Címsor 4 Char"/>
    <w:basedOn w:val="Bekezdsalapbettpusa"/>
    <w:link w:val="Cmsor4"/>
    <w:uiPriority w:val="9"/>
    <w:semiHidden/>
    <w:rsid w:val="0003148D"/>
    <w:rPr>
      <w:rFonts w:asciiTheme="majorHAnsi" w:eastAsiaTheme="majorEastAsia" w:hAnsiTheme="majorHAnsi" w:cstheme="majorBidi"/>
      <w:b/>
      <w:bCs/>
      <w:i/>
      <w:iCs/>
      <w:color w:val="4F81BD" w:themeColor="accent1"/>
    </w:rPr>
  </w:style>
  <w:style w:type="character" w:customStyle="1" w:styleId="Cmsor5Char">
    <w:name w:val="Címsor 5 Char"/>
    <w:basedOn w:val="Bekezdsalapbettpusa"/>
    <w:link w:val="Cmsor5"/>
    <w:uiPriority w:val="9"/>
    <w:semiHidden/>
    <w:rsid w:val="0003148D"/>
    <w:rPr>
      <w:rFonts w:asciiTheme="majorHAnsi" w:eastAsiaTheme="majorEastAsia" w:hAnsiTheme="majorHAnsi" w:cstheme="majorBidi"/>
      <w:color w:val="243F60" w:themeColor="accent1" w:themeShade="7F"/>
    </w:rPr>
  </w:style>
  <w:style w:type="character" w:customStyle="1" w:styleId="Cmsor6Char">
    <w:name w:val="Címsor 6 Char"/>
    <w:basedOn w:val="Bekezdsalapbettpusa"/>
    <w:link w:val="Cmsor6"/>
    <w:uiPriority w:val="9"/>
    <w:semiHidden/>
    <w:rsid w:val="0003148D"/>
    <w:rPr>
      <w:rFonts w:asciiTheme="majorHAnsi" w:eastAsiaTheme="majorEastAsia" w:hAnsiTheme="majorHAnsi" w:cstheme="majorBidi"/>
      <w:i/>
      <w:iCs/>
      <w:color w:val="243F60" w:themeColor="accent1" w:themeShade="7F"/>
    </w:rPr>
  </w:style>
  <w:style w:type="character" w:customStyle="1" w:styleId="Cmsor7Char">
    <w:name w:val="Címsor 7 Char"/>
    <w:basedOn w:val="Bekezdsalapbettpusa"/>
    <w:link w:val="Cmsor7"/>
    <w:uiPriority w:val="9"/>
    <w:semiHidden/>
    <w:rsid w:val="0003148D"/>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semiHidden/>
    <w:rsid w:val="0003148D"/>
    <w:rPr>
      <w:rFonts w:asciiTheme="majorHAnsi" w:eastAsiaTheme="majorEastAsia" w:hAnsiTheme="majorHAnsi" w:cstheme="majorBidi"/>
      <w:color w:val="404040" w:themeColor="text1" w:themeTint="BF"/>
      <w:sz w:val="20"/>
      <w:szCs w:val="20"/>
    </w:rPr>
  </w:style>
  <w:style w:type="character" w:customStyle="1" w:styleId="Cmsor9Char">
    <w:name w:val="Címsor 9 Char"/>
    <w:basedOn w:val="Bekezdsalapbettpusa"/>
    <w:link w:val="Cmsor9"/>
    <w:uiPriority w:val="9"/>
    <w:semiHidden/>
    <w:rsid w:val="0003148D"/>
    <w:rPr>
      <w:rFonts w:asciiTheme="majorHAnsi" w:eastAsiaTheme="majorEastAsia" w:hAnsiTheme="majorHAnsi" w:cstheme="majorBidi"/>
      <w:i/>
      <w:iCs/>
      <w:color w:val="404040" w:themeColor="text1" w:themeTint="BF"/>
      <w:sz w:val="20"/>
      <w:szCs w:val="20"/>
    </w:rPr>
  </w:style>
  <w:style w:type="paragraph" w:styleId="Trgymutatcm">
    <w:name w:val="index heading"/>
    <w:basedOn w:val="Norml"/>
    <w:next w:val="Trgymutat1"/>
    <w:uiPriority w:val="99"/>
    <w:semiHidden/>
    <w:unhideWhenUsed/>
    <w:rsid w:val="0003148D"/>
    <w:pPr>
      <w:tabs>
        <w:tab w:val="right" w:pos="7100"/>
      </w:tabs>
      <w:spacing w:line="264" w:lineRule="auto"/>
      <w:jc w:val="both"/>
    </w:pPr>
    <w:rPr>
      <w:rFonts w:asciiTheme="majorHAnsi" w:eastAsiaTheme="majorEastAsia" w:hAnsiTheme="majorHAnsi" w:cstheme="majorBidi"/>
      <w:b/>
      <w:bCs/>
      <w:sz w:val="18"/>
      <w:szCs w:val="20"/>
      <w:lang w:val="en-GB" w:eastAsia="en-US"/>
    </w:rPr>
  </w:style>
  <w:style w:type="paragraph" w:styleId="Hivatkozsjegyzk-fej">
    <w:name w:val="toa heading"/>
    <w:basedOn w:val="Norml"/>
    <w:next w:val="Norml"/>
    <w:uiPriority w:val="99"/>
    <w:semiHidden/>
    <w:unhideWhenUsed/>
    <w:rsid w:val="0003148D"/>
    <w:pPr>
      <w:tabs>
        <w:tab w:val="right" w:pos="7100"/>
      </w:tabs>
      <w:spacing w:before="120" w:line="264" w:lineRule="auto"/>
      <w:jc w:val="both"/>
    </w:pPr>
    <w:rPr>
      <w:rFonts w:asciiTheme="majorHAnsi" w:eastAsiaTheme="majorEastAsia" w:hAnsiTheme="majorHAnsi" w:cstheme="majorBidi"/>
      <w:b/>
      <w:bCs/>
      <w:lang w:val="en-GB" w:eastAsia="en-US"/>
    </w:rPr>
  </w:style>
  <w:style w:type="paragraph" w:styleId="Tartalomjegyzkcmsora">
    <w:name w:val="TOC Heading"/>
    <w:basedOn w:val="Cmsor1"/>
    <w:next w:val="Norml"/>
    <w:uiPriority w:val="39"/>
    <w:semiHidden/>
    <w:unhideWhenUsed/>
    <w:qFormat/>
    <w:rsid w:val="0003148D"/>
    <w:pPr>
      <w:outlineLvl w:val="9"/>
    </w:pPr>
  </w:style>
  <w:style w:type="paragraph" w:customStyle="1" w:styleId="CETemail">
    <w:name w:val="CET email"/>
    <w:next w:val="CETBodytext"/>
    <w:rsid w:val="009E788A"/>
    <w:pPr>
      <w:spacing w:after="240"/>
    </w:pPr>
    <w:rPr>
      <w:rFonts w:ascii="Arial" w:eastAsia="Times New Roman" w:hAnsi="Arial" w:cs="Times New Roman"/>
      <w:noProof/>
      <w:sz w:val="16"/>
      <w:szCs w:val="20"/>
      <w:lang w:val="en-GB"/>
    </w:rPr>
  </w:style>
  <w:style w:type="character" w:customStyle="1" w:styleId="CETAddressCarattere">
    <w:name w:val="CET Address Carattere"/>
    <w:basedOn w:val="Bekezdsalapbettpusa"/>
    <w:link w:val="CETAddress"/>
    <w:rsid w:val="009E788A"/>
    <w:rPr>
      <w:rFonts w:ascii="Arial" w:eastAsia="Times New Roman" w:hAnsi="Arial" w:cs="Times New Roman"/>
      <w:noProof/>
      <w:sz w:val="16"/>
      <w:szCs w:val="20"/>
      <w:lang w:val="en-GB"/>
    </w:rPr>
  </w:style>
  <w:style w:type="paragraph" w:customStyle="1" w:styleId="CETBodytextBold">
    <w:name w:val="CET Body text (Bold)"/>
    <w:basedOn w:val="CETBodytext"/>
    <w:rsid w:val="00901EB6"/>
    <w:rPr>
      <w:b/>
    </w:rPr>
  </w:style>
  <w:style w:type="paragraph" w:customStyle="1" w:styleId="CETnumberingbullets">
    <w:name w:val="CET numbering (bullets)"/>
    <w:rsid w:val="008D433B"/>
    <w:pPr>
      <w:numPr>
        <w:numId w:val="13"/>
      </w:numPr>
      <w:spacing w:after="0" w:line="264" w:lineRule="auto"/>
    </w:pPr>
    <w:rPr>
      <w:rFonts w:ascii="Arial" w:eastAsia="Times New Roman" w:hAnsi="Arial" w:cs="Times New Roman"/>
      <w:sz w:val="18"/>
      <w:szCs w:val="20"/>
      <w:lang w:val="en-GB"/>
    </w:rPr>
  </w:style>
  <w:style w:type="paragraph" w:customStyle="1" w:styleId="CETnumbering1">
    <w:name w:val="CET numbering (1"/>
    <w:aliases w:val="2..)"/>
    <w:rsid w:val="00B57B36"/>
    <w:pPr>
      <w:numPr>
        <w:numId w:val="14"/>
      </w:numPr>
      <w:spacing w:after="0" w:line="264" w:lineRule="auto"/>
      <w:ind w:left="340" w:hanging="227"/>
    </w:pPr>
    <w:rPr>
      <w:rFonts w:ascii="Arial" w:eastAsia="Times New Roman" w:hAnsi="Arial" w:cs="Times New Roman"/>
      <w:sz w:val="18"/>
      <w:szCs w:val="20"/>
      <w:lang w:val="en-US"/>
    </w:rPr>
  </w:style>
  <w:style w:type="paragraph" w:customStyle="1" w:styleId="CETnumberinga">
    <w:name w:val="CET numbering (a"/>
    <w:aliases w:val="b,..)"/>
    <w:rsid w:val="00B57B36"/>
    <w:pPr>
      <w:numPr>
        <w:numId w:val="15"/>
      </w:numPr>
      <w:spacing w:after="0" w:line="264" w:lineRule="auto"/>
    </w:pPr>
    <w:rPr>
      <w:rFonts w:ascii="Arial" w:eastAsia="Times New Roman" w:hAnsi="Arial" w:cs="Times New Roman"/>
      <w:sz w:val="18"/>
      <w:szCs w:val="20"/>
      <w:lang w:val="en-GB"/>
    </w:rPr>
  </w:style>
  <w:style w:type="paragraph" w:styleId="lfej">
    <w:name w:val="header"/>
    <w:basedOn w:val="Norml"/>
    <w:link w:val="lfejChar"/>
    <w:uiPriority w:val="99"/>
    <w:unhideWhenUsed/>
    <w:rsid w:val="005278B7"/>
    <w:pPr>
      <w:tabs>
        <w:tab w:val="center" w:pos="4819"/>
        <w:tab w:val="right" w:pos="9638"/>
      </w:tabs>
      <w:jc w:val="both"/>
    </w:pPr>
    <w:rPr>
      <w:rFonts w:ascii="Arial" w:hAnsi="Arial"/>
      <w:sz w:val="18"/>
      <w:szCs w:val="20"/>
      <w:lang w:val="en-GB" w:eastAsia="en-US"/>
    </w:rPr>
  </w:style>
  <w:style w:type="character" w:customStyle="1" w:styleId="lfejChar">
    <w:name w:val="Élőfej Char"/>
    <w:basedOn w:val="Bekezdsalapbettpusa"/>
    <w:link w:val="lfej"/>
    <w:uiPriority w:val="99"/>
    <w:rsid w:val="005278B7"/>
    <w:rPr>
      <w:rFonts w:ascii="Arial" w:eastAsia="Times New Roman" w:hAnsi="Arial" w:cs="Times New Roman"/>
      <w:sz w:val="18"/>
      <w:szCs w:val="20"/>
      <w:lang w:val="en-GB"/>
    </w:rPr>
  </w:style>
  <w:style w:type="paragraph" w:styleId="llb">
    <w:name w:val="footer"/>
    <w:basedOn w:val="Norml"/>
    <w:link w:val="llbChar"/>
    <w:uiPriority w:val="99"/>
    <w:unhideWhenUsed/>
    <w:rsid w:val="005278B7"/>
    <w:pPr>
      <w:tabs>
        <w:tab w:val="center" w:pos="4819"/>
        <w:tab w:val="right" w:pos="9638"/>
      </w:tabs>
      <w:jc w:val="both"/>
    </w:pPr>
    <w:rPr>
      <w:rFonts w:ascii="Arial" w:hAnsi="Arial"/>
      <w:sz w:val="18"/>
      <w:szCs w:val="20"/>
      <w:lang w:val="en-GB" w:eastAsia="en-US"/>
    </w:rPr>
  </w:style>
  <w:style w:type="character" w:customStyle="1" w:styleId="llbChar">
    <w:name w:val="Élőláb Char"/>
    <w:basedOn w:val="Bekezdsalapbettpusa"/>
    <w:link w:val="llb"/>
    <w:uiPriority w:val="99"/>
    <w:rsid w:val="005278B7"/>
    <w:rPr>
      <w:rFonts w:ascii="Arial" w:eastAsia="Times New Roman" w:hAnsi="Arial" w:cs="Times New Roman"/>
      <w:sz w:val="18"/>
      <w:szCs w:val="20"/>
      <w:lang w:val="en-GB"/>
    </w:rPr>
  </w:style>
  <w:style w:type="table" w:styleId="Rcsostblzat">
    <w:name w:val="Table Grid"/>
    <w:basedOn w:val="Normltblzat"/>
    <w:uiPriority w:val="59"/>
    <w:rsid w:val="00660E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hivatkozs">
    <w:name w:val="Hyperlink"/>
    <w:basedOn w:val="Bekezdsalapbettpusa"/>
    <w:uiPriority w:val="99"/>
    <w:unhideWhenUsed/>
    <w:rsid w:val="00904C62"/>
    <w:rPr>
      <w:color w:val="0000FF" w:themeColor="hyperlink"/>
      <w:u w:val="single"/>
    </w:rPr>
  </w:style>
  <w:style w:type="character" w:customStyle="1" w:styleId="eudoraheader">
    <w:name w:val="eudoraheader"/>
    <w:basedOn w:val="Bekezdsalapbettpusa"/>
    <w:rsid w:val="00904C62"/>
  </w:style>
  <w:style w:type="paragraph" w:customStyle="1" w:styleId="CETListbullets">
    <w:name w:val="CET List bullets"/>
    <w:qFormat/>
    <w:rsid w:val="004577FE"/>
    <w:pPr>
      <w:spacing w:after="0" w:line="264" w:lineRule="auto"/>
      <w:ind w:left="340" w:hanging="227"/>
      <w:jc w:val="both"/>
    </w:pPr>
    <w:rPr>
      <w:rFonts w:ascii="Arial" w:eastAsia="Times New Roman" w:hAnsi="Arial" w:cs="Times New Roman"/>
      <w:sz w:val="18"/>
      <w:szCs w:val="20"/>
      <w:lang w:val="en-GB"/>
    </w:rPr>
  </w:style>
  <w:style w:type="paragraph" w:customStyle="1" w:styleId="CETReferencetext">
    <w:name w:val="CET Reference text"/>
    <w:qFormat/>
    <w:rsid w:val="00600535"/>
    <w:pPr>
      <w:spacing w:after="0" w:line="264" w:lineRule="auto"/>
      <w:ind w:left="284" w:hanging="284"/>
      <w:jc w:val="both"/>
    </w:pPr>
    <w:rPr>
      <w:rFonts w:ascii="Arial" w:eastAsia="Times New Roman" w:hAnsi="Arial" w:cs="Times New Roman"/>
      <w:sz w:val="18"/>
      <w:szCs w:val="20"/>
      <w:lang w:val="en-GB"/>
    </w:rPr>
  </w:style>
  <w:style w:type="paragraph" w:customStyle="1" w:styleId="CETTabletitle">
    <w:name w:val="CET Table title"/>
    <w:qFormat/>
    <w:rsid w:val="00600535"/>
    <w:pPr>
      <w:keepNext/>
      <w:spacing w:before="240" w:after="80" w:line="240" w:lineRule="exact"/>
    </w:pPr>
    <w:rPr>
      <w:rFonts w:ascii="Arial" w:eastAsia="Times New Roman" w:hAnsi="Arial" w:cs="Times New Roman"/>
      <w:i/>
      <w:sz w:val="18"/>
      <w:szCs w:val="20"/>
      <w:lang w:val="en-GB"/>
    </w:rPr>
  </w:style>
  <w:style w:type="paragraph" w:customStyle="1" w:styleId="CETAcknowledgementstitle">
    <w:name w:val="CET Acknowledgements title"/>
    <w:next w:val="CETBodytext"/>
    <w:qFormat/>
    <w:rsid w:val="00600535"/>
    <w:pPr>
      <w:spacing w:before="200" w:after="120"/>
    </w:pPr>
    <w:rPr>
      <w:rFonts w:ascii="Arial" w:eastAsia="Times New Roman" w:hAnsi="Arial" w:cs="Times New Roman"/>
      <w:b/>
      <w:sz w:val="18"/>
      <w:szCs w:val="20"/>
      <w:lang w:val="en-GB"/>
    </w:rPr>
  </w:style>
  <w:style w:type="paragraph" w:customStyle="1" w:styleId="CETEquation">
    <w:name w:val="CET Equation"/>
    <w:basedOn w:val="CETBodytext"/>
    <w:next w:val="CETBodytext"/>
    <w:qFormat/>
    <w:rsid w:val="00600535"/>
    <w:pPr>
      <w:spacing w:before="120" w:after="120"/>
      <w:jc w:val="left"/>
    </w:pPr>
    <w:rPr>
      <w:lang w:val="en-GB"/>
    </w:rPr>
  </w:style>
  <w:style w:type="paragraph" w:customStyle="1" w:styleId="CETHeadingxx">
    <w:name w:val="CET Headingxx"/>
    <w:basedOn w:val="CETheadingx"/>
    <w:link w:val="CETHeadingxxChar"/>
    <w:qFormat/>
    <w:rsid w:val="000F787B"/>
    <w:pPr>
      <w:numPr>
        <w:ilvl w:val="0"/>
        <w:numId w:val="0"/>
      </w:numPr>
    </w:pPr>
  </w:style>
  <w:style w:type="character" w:customStyle="1" w:styleId="CETHeadingxxChar">
    <w:name w:val="CET Headingxx Char"/>
    <w:basedOn w:val="CETheadingxCarattere"/>
    <w:link w:val="CETHeadingxx"/>
    <w:rsid w:val="000F787B"/>
    <w:rPr>
      <w:rFonts w:ascii="Arial" w:eastAsia="Times New Roman" w:hAnsi="Arial" w:cs="Times New Roman"/>
      <w:b/>
      <w:sz w:val="18"/>
      <w:szCs w:val="20"/>
      <w:lang w:val="en-US"/>
    </w:rPr>
  </w:style>
  <w:style w:type="paragraph" w:styleId="Listaszerbekezds">
    <w:name w:val="List Paragraph"/>
    <w:basedOn w:val="Norml"/>
    <w:uiPriority w:val="34"/>
    <w:rsid w:val="00280FAF"/>
    <w:pPr>
      <w:tabs>
        <w:tab w:val="right" w:pos="7100"/>
      </w:tabs>
      <w:spacing w:line="264" w:lineRule="auto"/>
      <w:ind w:left="720"/>
      <w:contextualSpacing/>
      <w:jc w:val="both"/>
    </w:pPr>
    <w:rPr>
      <w:rFonts w:ascii="Arial" w:hAnsi="Arial"/>
      <w:sz w:val="18"/>
      <w:szCs w:val="20"/>
      <w:lang w:val="en-GB" w:eastAsia="en-US"/>
    </w:rPr>
  </w:style>
  <w:style w:type="character" w:customStyle="1" w:styleId="gmail-apple-converted-space">
    <w:name w:val="gmail-apple-converted-space"/>
    <w:basedOn w:val="Bekezdsalapbettpusa"/>
    <w:rsid w:val="00005A19"/>
  </w:style>
  <w:style w:type="paragraph" w:styleId="Vltozat">
    <w:name w:val="Revision"/>
    <w:hidden/>
    <w:uiPriority w:val="99"/>
    <w:semiHidden/>
    <w:rsid w:val="00DE0E7F"/>
    <w:pPr>
      <w:spacing w:after="0" w:line="240" w:lineRule="auto"/>
    </w:pPr>
    <w:rPr>
      <w:rFonts w:ascii="Arial" w:eastAsia="Times New Roman" w:hAnsi="Arial" w:cs="Times New Roman"/>
      <w:sz w:val="18"/>
      <w:szCs w:val="20"/>
      <w:lang w:val="en-GB"/>
    </w:rPr>
  </w:style>
  <w:style w:type="character" w:styleId="Feloldatlanmegemlts">
    <w:name w:val="Unresolved Mention"/>
    <w:basedOn w:val="Bekezdsalapbettpusa"/>
    <w:uiPriority w:val="99"/>
    <w:semiHidden/>
    <w:unhideWhenUsed/>
    <w:rsid w:val="00C149DC"/>
    <w:rPr>
      <w:color w:val="605E5C"/>
      <w:shd w:val="clear" w:color="auto" w:fill="E1DFDD"/>
    </w:rPr>
  </w:style>
  <w:style w:type="character" w:customStyle="1" w:styleId="cf01">
    <w:name w:val="cf01"/>
    <w:basedOn w:val="Bekezdsalapbettpusa"/>
    <w:rsid w:val="002C2112"/>
    <w:rPr>
      <w:rFonts w:ascii="Segoe UI" w:hAnsi="Segoe UI" w:cs="Segoe UI" w:hint="default"/>
      <w:sz w:val="18"/>
      <w:szCs w:val="18"/>
    </w:rPr>
  </w:style>
  <w:style w:type="paragraph" w:customStyle="1" w:styleId="gmail-cetbodytext">
    <w:name w:val="gmail-cetbodytext"/>
    <w:basedOn w:val="Norml"/>
    <w:rsid w:val="006D1F15"/>
    <w:pPr>
      <w:spacing w:before="100" w:beforeAutospacing="1" w:after="100" w:afterAutospacing="1"/>
    </w:pPr>
    <w:rPr>
      <w:rFonts w:ascii="Calibri" w:eastAsiaTheme="minorHAnsi" w:hAnsi="Calibri" w:cs="Calibri"/>
      <w:sz w:val="22"/>
      <w:szCs w:val="22"/>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72857">
      <w:bodyDiv w:val="1"/>
      <w:marLeft w:val="0"/>
      <w:marRight w:val="0"/>
      <w:marTop w:val="0"/>
      <w:marBottom w:val="0"/>
      <w:divBdr>
        <w:top w:val="none" w:sz="0" w:space="0" w:color="auto"/>
        <w:left w:val="none" w:sz="0" w:space="0" w:color="auto"/>
        <w:bottom w:val="none" w:sz="0" w:space="0" w:color="auto"/>
        <w:right w:val="none" w:sz="0" w:space="0" w:color="auto"/>
      </w:divBdr>
    </w:div>
    <w:div w:id="106392697">
      <w:bodyDiv w:val="1"/>
      <w:marLeft w:val="0"/>
      <w:marRight w:val="0"/>
      <w:marTop w:val="0"/>
      <w:marBottom w:val="0"/>
      <w:divBdr>
        <w:top w:val="none" w:sz="0" w:space="0" w:color="auto"/>
        <w:left w:val="none" w:sz="0" w:space="0" w:color="auto"/>
        <w:bottom w:val="none" w:sz="0" w:space="0" w:color="auto"/>
        <w:right w:val="none" w:sz="0" w:space="0" w:color="auto"/>
      </w:divBdr>
      <w:divsChild>
        <w:div w:id="895624198">
          <w:marLeft w:val="0"/>
          <w:marRight w:val="0"/>
          <w:marTop w:val="0"/>
          <w:marBottom w:val="0"/>
          <w:divBdr>
            <w:top w:val="none" w:sz="0" w:space="0" w:color="auto"/>
            <w:left w:val="none" w:sz="0" w:space="0" w:color="auto"/>
            <w:bottom w:val="none" w:sz="0" w:space="0" w:color="auto"/>
            <w:right w:val="none" w:sz="0" w:space="0" w:color="auto"/>
          </w:divBdr>
          <w:divsChild>
            <w:div w:id="157955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3086">
      <w:bodyDiv w:val="1"/>
      <w:marLeft w:val="0"/>
      <w:marRight w:val="0"/>
      <w:marTop w:val="0"/>
      <w:marBottom w:val="0"/>
      <w:divBdr>
        <w:top w:val="none" w:sz="0" w:space="0" w:color="auto"/>
        <w:left w:val="none" w:sz="0" w:space="0" w:color="auto"/>
        <w:bottom w:val="none" w:sz="0" w:space="0" w:color="auto"/>
        <w:right w:val="none" w:sz="0" w:space="0" w:color="auto"/>
      </w:divBdr>
    </w:div>
    <w:div w:id="188567412">
      <w:bodyDiv w:val="1"/>
      <w:marLeft w:val="0"/>
      <w:marRight w:val="0"/>
      <w:marTop w:val="0"/>
      <w:marBottom w:val="0"/>
      <w:divBdr>
        <w:top w:val="none" w:sz="0" w:space="0" w:color="auto"/>
        <w:left w:val="none" w:sz="0" w:space="0" w:color="auto"/>
        <w:bottom w:val="none" w:sz="0" w:space="0" w:color="auto"/>
        <w:right w:val="none" w:sz="0" w:space="0" w:color="auto"/>
      </w:divBdr>
      <w:divsChild>
        <w:div w:id="1173841053">
          <w:marLeft w:val="0"/>
          <w:marRight w:val="0"/>
          <w:marTop w:val="0"/>
          <w:marBottom w:val="0"/>
          <w:divBdr>
            <w:top w:val="none" w:sz="0" w:space="0" w:color="auto"/>
            <w:left w:val="none" w:sz="0" w:space="0" w:color="auto"/>
            <w:bottom w:val="none" w:sz="0" w:space="0" w:color="auto"/>
            <w:right w:val="none" w:sz="0" w:space="0" w:color="auto"/>
          </w:divBdr>
          <w:divsChild>
            <w:div w:id="99452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3116">
      <w:bodyDiv w:val="1"/>
      <w:marLeft w:val="0"/>
      <w:marRight w:val="0"/>
      <w:marTop w:val="0"/>
      <w:marBottom w:val="0"/>
      <w:divBdr>
        <w:top w:val="none" w:sz="0" w:space="0" w:color="auto"/>
        <w:left w:val="none" w:sz="0" w:space="0" w:color="auto"/>
        <w:bottom w:val="none" w:sz="0" w:space="0" w:color="auto"/>
        <w:right w:val="none" w:sz="0" w:space="0" w:color="auto"/>
      </w:divBdr>
    </w:div>
    <w:div w:id="201211149">
      <w:bodyDiv w:val="1"/>
      <w:marLeft w:val="0"/>
      <w:marRight w:val="0"/>
      <w:marTop w:val="0"/>
      <w:marBottom w:val="0"/>
      <w:divBdr>
        <w:top w:val="none" w:sz="0" w:space="0" w:color="auto"/>
        <w:left w:val="none" w:sz="0" w:space="0" w:color="auto"/>
        <w:bottom w:val="none" w:sz="0" w:space="0" w:color="auto"/>
        <w:right w:val="none" w:sz="0" w:space="0" w:color="auto"/>
      </w:divBdr>
    </w:div>
    <w:div w:id="204681273">
      <w:bodyDiv w:val="1"/>
      <w:marLeft w:val="0"/>
      <w:marRight w:val="0"/>
      <w:marTop w:val="0"/>
      <w:marBottom w:val="0"/>
      <w:divBdr>
        <w:top w:val="none" w:sz="0" w:space="0" w:color="auto"/>
        <w:left w:val="none" w:sz="0" w:space="0" w:color="auto"/>
        <w:bottom w:val="none" w:sz="0" w:space="0" w:color="auto"/>
        <w:right w:val="none" w:sz="0" w:space="0" w:color="auto"/>
      </w:divBdr>
      <w:divsChild>
        <w:div w:id="488985796">
          <w:marLeft w:val="0"/>
          <w:marRight w:val="0"/>
          <w:marTop w:val="0"/>
          <w:marBottom w:val="0"/>
          <w:divBdr>
            <w:top w:val="none" w:sz="0" w:space="0" w:color="auto"/>
            <w:left w:val="none" w:sz="0" w:space="0" w:color="auto"/>
            <w:bottom w:val="none" w:sz="0" w:space="0" w:color="auto"/>
            <w:right w:val="none" w:sz="0" w:space="0" w:color="auto"/>
          </w:divBdr>
          <w:divsChild>
            <w:div w:id="13745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2544">
      <w:bodyDiv w:val="1"/>
      <w:marLeft w:val="0"/>
      <w:marRight w:val="0"/>
      <w:marTop w:val="0"/>
      <w:marBottom w:val="0"/>
      <w:divBdr>
        <w:top w:val="none" w:sz="0" w:space="0" w:color="auto"/>
        <w:left w:val="none" w:sz="0" w:space="0" w:color="auto"/>
        <w:bottom w:val="none" w:sz="0" w:space="0" w:color="auto"/>
        <w:right w:val="none" w:sz="0" w:space="0" w:color="auto"/>
      </w:divBdr>
      <w:divsChild>
        <w:div w:id="1673409123">
          <w:marLeft w:val="0"/>
          <w:marRight w:val="0"/>
          <w:marTop w:val="0"/>
          <w:marBottom w:val="0"/>
          <w:divBdr>
            <w:top w:val="none" w:sz="0" w:space="0" w:color="auto"/>
            <w:left w:val="none" w:sz="0" w:space="0" w:color="auto"/>
            <w:bottom w:val="none" w:sz="0" w:space="0" w:color="auto"/>
            <w:right w:val="none" w:sz="0" w:space="0" w:color="auto"/>
          </w:divBdr>
          <w:divsChild>
            <w:div w:id="69357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17118">
      <w:bodyDiv w:val="1"/>
      <w:marLeft w:val="0"/>
      <w:marRight w:val="0"/>
      <w:marTop w:val="0"/>
      <w:marBottom w:val="0"/>
      <w:divBdr>
        <w:top w:val="none" w:sz="0" w:space="0" w:color="auto"/>
        <w:left w:val="none" w:sz="0" w:space="0" w:color="auto"/>
        <w:bottom w:val="none" w:sz="0" w:space="0" w:color="auto"/>
        <w:right w:val="none" w:sz="0" w:space="0" w:color="auto"/>
      </w:divBdr>
    </w:div>
    <w:div w:id="379524451">
      <w:bodyDiv w:val="1"/>
      <w:marLeft w:val="0"/>
      <w:marRight w:val="0"/>
      <w:marTop w:val="0"/>
      <w:marBottom w:val="0"/>
      <w:divBdr>
        <w:top w:val="none" w:sz="0" w:space="0" w:color="auto"/>
        <w:left w:val="none" w:sz="0" w:space="0" w:color="auto"/>
        <w:bottom w:val="none" w:sz="0" w:space="0" w:color="auto"/>
        <w:right w:val="none" w:sz="0" w:space="0" w:color="auto"/>
      </w:divBdr>
    </w:div>
    <w:div w:id="430782561">
      <w:bodyDiv w:val="1"/>
      <w:marLeft w:val="0"/>
      <w:marRight w:val="0"/>
      <w:marTop w:val="0"/>
      <w:marBottom w:val="0"/>
      <w:divBdr>
        <w:top w:val="none" w:sz="0" w:space="0" w:color="auto"/>
        <w:left w:val="none" w:sz="0" w:space="0" w:color="auto"/>
        <w:bottom w:val="none" w:sz="0" w:space="0" w:color="auto"/>
        <w:right w:val="none" w:sz="0" w:space="0" w:color="auto"/>
      </w:divBdr>
    </w:div>
    <w:div w:id="437943465">
      <w:bodyDiv w:val="1"/>
      <w:marLeft w:val="0"/>
      <w:marRight w:val="0"/>
      <w:marTop w:val="0"/>
      <w:marBottom w:val="0"/>
      <w:divBdr>
        <w:top w:val="none" w:sz="0" w:space="0" w:color="auto"/>
        <w:left w:val="none" w:sz="0" w:space="0" w:color="auto"/>
        <w:bottom w:val="none" w:sz="0" w:space="0" w:color="auto"/>
        <w:right w:val="none" w:sz="0" w:space="0" w:color="auto"/>
      </w:divBdr>
    </w:div>
    <w:div w:id="447429966">
      <w:bodyDiv w:val="1"/>
      <w:marLeft w:val="0"/>
      <w:marRight w:val="0"/>
      <w:marTop w:val="0"/>
      <w:marBottom w:val="0"/>
      <w:divBdr>
        <w:top w:val="none" w:sz="0" w:space="0" w:color="auto"/>
        <w:left w:val="none" w:sz="0" w:space="0" w:color="auto"/>
        <w:bottom w:val="none" w:sz="0" w:space="0" w:color="auto"/>
        <w:right w:val="none" w:sz="0" w:space="0" w:color="auto"/>
      </w:divBdr>
    </w:div>
    <w:div w:id="524445686">
      <w:bodyDiv w:val="1"/>
      <w:marLeft w:val="0"/>
      <w:marRight w:val="0"/>
      <w:marTop w:val="0"/>
      <w:marBottom w:val="0"/>
      <w:divBdr>
        <w:top w:val="none" w:sz="0" w:space="0" w:color="auto"/>
        <w:left w:val="none" w:sz="0" w:space="0" w:color="auto"/>
        <w:bottom w:val="none" w:sz="0" w:space="0" w:color="auto"/>
        <w:right w:val="none" w:sz="0" w:space="0" w:color="auto"/>
      </w:divBdr>
    </w:div>
    <w:div w:id="549264859">
      <w:bodyDiv w:val="1"/>
      <w:marLeft w:val="0"/>
      <w:marRight w:val="0"/>
      <w:marTop w:val="0"/>
      <w:marBottom w:val="0"/>
      <w:divBdr>
        <w:top w:val="none" w:sz="0" w:space="0" w:color="auto"/>
        <w:left w:val="none" w:sz="0" w:space="0" w:color="auto"/>
        <w:bottom w:val="none" w:sz="0" w:space="0" w:color="auto"/>
        <w:right w:val="none" w:sz="0" w:space="0" w:color="auto"/>
      </w:divBdr>
      <w:divsChild>
        <w:div w:id="185876822">
          <w:marLeft w:val="0"/>
          <w:marRight w:val="0"/>
          <w:marTop w:val="0"/>
          <w:marBottom w:val="0"/>
          <w:divBdr>
            <w:top w:val="none" w:sz="0" w:space="0" w:color="auto"/>
            <w:left w:val="none" w:sz="0" w:space="0" w:color="auto"/>
            <w:bottom w:val="none" w:sz="0" w:space="0" w:color="auto"/>
            <w:right w:val="none" w:sz="0" w:space="0" w:color="auto"/>
          </w:divBdr>
          <w:divsChild>
            <w:div w:id="343362248">
              <w:marLeft w:val="0"/>
              <w:marRight w:val="0"/>
              <w:marTop w:val="0"/>
              <w:marBottom w:val="0"/>
              <w:divBdr>
                <w:top w:val="none" w:sz="0" w:space="0" w:color="auto"/>
                <w:left w:val="none" w:sz="0" w:space="0" w:color="auto"/>
                <w:bottom w:val="none" w:sz="0" w:space="0" w:color="auto"/>
                <w:right w:val="none" w:sz="0" w:space="0" w:color="auto"/>
              </w:divBdr>
              <w:divsChild>
                <w:div w:id="2115321551">
                  <w:marLeft w:val="0"/>
                  <w:marRight w:val="0"/>
                  <w:marTop w:val="0"/>
                  <w:marBottom w:val="0"/>
                  <w:divBdr>
                    <w:top w:val="none" w:sz="0" w:space="0" w:color="auto"/>
                    <w:left w:val="none" w:sz="0" w:space="0" w:color="auto"/>
                    <w:bottom w:val="none" w:sz="0" w:space="0" w:color="auto"/>
                    <w:right w:val="none" w:sz="0" w:space="0" w:color="auto"/>
                  </w:divBdr>
                  <w:divsChild>
                    <w:div w:id="1738941693">
                      <w:marLeft w:val="0"/>
                      <w:marRight w:val="0"/>
                      <w:marTop w:val="0"/>
                      <w:marBottom w:val="0"/>
                      <w:divBdr>
                        <w:top w:val="none" w:sz="0" w:space="0" w:color="auto"/>
                        <w:left w:val="none" w:sz="0" w:space="0" w:color="auto"/>
                        <w:bottom w:val="none" w:sz="0" w:space="0" w:color="auto"/>
                        <w:right w:val="none" w:sz="0" w:space="0" w:color="auto"/>
                      </w:divBdr>
                      <w:divsChild>
                        <w:div w:id="622225344">
                          <w:marLeft w:val="0"/>
                          <w:marRight w:val="0"/>
                          <w:marTop w:val="0"/>
                          <w:marBottom w:val="0"/>
                          <w:divBdr>
                            <w:top w:val="none" w:sz="0" w:space="0" w:color="auto"/>
                            <w:left w:val="none" w:sz="0" w:space="0" w:color="auto"/>
                            <w:bottom w:val="none" w:sz="0" w:space="0" w:color="auto"/>
                            <w:right w:val="none" w:sz="0" w:space="0" w:color="auto"/>
                          </w:divBdr>
                          <w:divsChild>
                            <w:div w:id="1308390145">
                              <w:marLeft w:val="0"/>
                              <w:marRight w:val="0"/>
                              <w:marTop w:val="0"/>
                              <w:marBottom w:val="0"/>
                              <w:divBdr>
                                <w:top w:val="none" w:sz="0" w:space="0" w:color="auto"/>
                                <w:left w:val="none" w:sz="0" w:space="0" w:color="auto"/>
                                <w:bottom w:val="none" w:sz="0" w:space="0" w:color="auto"/>
                                <w:right w:val="none" w:sz="0" w:space="0" w:color="auto"/>
                              </w:divBdr>
                              <w:divsChild>
                                <w:div w:id="730464575">
                                  <w:marLeft w:val="0"/>
                                  <w:marRight w:val="0"/>
                                  <w:marTop w:val="0"/>
                                  <w:marBottom w:val="0"/>
                                  <w:divBdr>
                                    <w:top w:val="none" w:sz="0" w:space="0" w:color="auto"/>
                                    <w:left w:val="none" w:sz="0" w:space="0" w:color="auto"/>
                                    <w:bottom w:val="none" w:sz="0" w:space="0" w:color="auto"/>
                                    <w:right w:val="none" w:sz="0" w:space="0" w:color="auto"/>
                                  </w:divBdr>
                                  <w:divsChild>
                                    <w:div w:id="373769275">
                                      <w:marLeft w:val="0"/>
                                      <w:marRight w:val="0"/>
                                      <w:marTop w:val="0"/>
                                      <w:marBottom w:val="0"/>
                                      <w:divBdr>
                                        <w:top w:val="none" w:sz="0" w:space="0" w:color="auto"/>
                                        <w:left w:val="none" w:sz="0" w:space="0" w:color="auto"/>
                                        <w:bottom w:val="none" w:sz="0" w:space="0" w:color="auto"/>
                                        <w:right w:val="none" w:sz="0" w:space="0" w:color="auto"/>
                                      </w:divBdr>
                                      <w:divsChild>
                                        <w:div w:id="837962234">
                                          <w:marLeft w:val="0"/>
                                          <w:marRight w:val="0"/>
                                          <w:marTop w:val="0"/>
                                          <w:marBottom w:val="0"/>
                                          <w:divBdr>
                                            <w:top w:val="none" w:sz="0" w:space="0" w:color="auto"/>
                                            <w:left w:val="none" w:sz="0" w:space="0" w:color="auto"/>
                                            <w:bottom w:val="none" w:sz="0" w:space="0" w:color="auto"/>
                                            <w:right w:val="none" w:sz="0" w:space="0" w:color="auto"/>
                                          </w:divBdr>
                                          <w:divsChild>
                                            <w:div w:id="1727333955">
                                              <w:marLeft w:val="0"/>
                                              <w:marRight w:val="0"/>
                                              <w:marTop w:val="0"/>
                                              <w:marBottom w:val="0"/>
                                              <w:divBdr>
                                                <w:top w:val="none" w:sz="0" w:space="0" w:color="auto"/>
                                                <w:left w:val="none" w:sz="0" w:space="0" w:color="auto"/>
                                                <w:bottom w:val="none" w:sz="0" w:space="0" w:color="auto"/>
                                                <w:right w:val="none" w:sz="0" w:space="0" w:color="auto"/>
                                              </w:divBdr>
                                              <w:divsChild>
                                                <w:div w:id="1819809906">
                                                  <w:marLeft w:val="0"/>
                                                  <w:marRight w:val="0"/>
                                                  <w:marTop w:val="0"/>
                                                  <w:marBottom w:val="0"/>
                                                  <w:divBdr>
                                                    <w:top w:val="none" w:sz="0" w:space="0" w:color="auto"/>
                                                    <w:left w:val="none" w:sz="0" w:space="0" w:color="auto"/>
                                                    <w:bottom w:val="none" w:sz="0" w:space="0" w:color="auto"/>
                                                    <w:right w:val="none" w:sz="0" w:space="0" w:color="auto"/>
                                                  </w:divBdr>
                                                  <w:divsChild>
                                                    <w:div w:id="1848599068">
                                                      <w:marLeft w:val="0"/>
                                                      <w:marRight w:val="0"/>
                                                      <w:marTop w:val="0"/>
                                                      <w:marBottom w:val="0"/>
                                                      <w:divBdr>
                                                        <w:top w:val="none" w:sz="0" w:space="0" w:color="auto"/>
                                                        <w:left w:val="none" w:sz="0" w:space="0" w:color="auto"/>
                                                        <w:bottom w:val="none" w:sz="0" w:space="0" w:color="auto"/>
                                                        <w:right w:val="none" w:sz="0" w:space="0" w:color="auto"/>
                                                      </w:divBdr>
                                                      <w:divsChild>
                                                        <w:div w:id="431243805">
                                                          <w:marLeft w:val="0"/>
                                                          <w:marRight w:val="0"/>
                                                          <w:marTop w:val="0"/>
                                                          <w:marBottom w:val="0"/>
                                                          <w:divBdr>
                                                            <w:top w:val="none" w:sz="0" w:space="0" w:color="auto"/>
                                                            <w:left w:val="none" w:sz="0" w:space="0" w:color="auto"/>
                                                            <w:bottom w:val="none" w:sz="0" w:space="0" w:color="auto"/>
                                                            <w:right w:val="none" w:sz="0" w:space="0" w:color="auto"/>
                                                          </w:divBdr>
                                                          <w:divsChild>
                                                            <w:div w:id="17813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36380168">
      <w:bodyDiv w:val="1"/>
      <w:marLeft w:val="0"/>
      <w:marRight w:val="0"/>
      <w:marTop w:val="0"/>
      <w:marBottom w:val="0"/>
      <w:divBdr>
        <w:top w:val="none" w:sz="0" w:space="0" w:color="auto"/>
        <w:left w:val="none" w:sz="0" w:space="0" w:color="auto"/>
        <w:bottom w:val="none" w:sz="0" w:space="0" w:color="auto"/>
        <w:right w:val="none" w:sz="0" w:space="0" w:color="auto"/>
      </w:divBdr>
    </w:div>
    <w:div w:id="739670611">
      <w:bodyDiv w:val="1"/>
      <w:marLeft w:val="0"/>
      <w:marRight w:val="0"/>
      <w:marTop w:val="0"/>
      <w:marBottom w:val="0"/>
      <w:divBdr>
        <w:top w:val="none" w:sz="0" w:space="0" w:color="auto"/>
        <w:left w:val="none" w:sz="0" w:space="0" w:color="auto"/>
        <w:bottom w:val="none" w:sz="0" w:space="0" w:color="auto"/>
        <w:right w:val="none" w:sz="0" w:space="0" w:color="auto"/>
      </w:divBdr>
    </w:div>
    <w:div w:id="753359769">
      <w:bodyDiv w:val="1"/>
      <w:marLeft w:val="0"/>
      <w:marRight w:val="0"/>
      <w:marTop w:val="0"/>
      <w:marBottom w:val="0"/>
      <w:divBdr>
        <w:top w:val="none" w:sz="0" w:space="0" w:color="auto"/>
        <w:left w:val="none" w:sz="0" w:space="0" w:color="auto"/>
        <w:bottom w:val="none" w:sz="0" w:space="0" w:color="auto"/>
        <w:right w:val="none" w:sz="0" w:space="0" w:color="auto"/>
      </w:divBdr>
      <w:divsChild>
        <w:div w:id="1942834499">
          <w:marLeft w:val="0"/>
          <w:marRight w:val="0"/>
          <w:marTop w:val="0"/>
          <w:marBottom w:val="0"/>
          <w:divBdr>
            <w:top w:val="none" w:sz="0" w:space="0" w:color="auto"/>
            <w:left w:val="none" w:sz="0" w:space="0" w:color="auto"/>
            <w:bottom w:val="none" w:sz="0" w:space="0" w:color="auto"/>
            <w:right w:val="none" w:sz="0" w:space="0" w:color="auto"/>
          </w:divBdr>
          <w:divsChild>
            <w:div w:id="773551515">
              <w:marLeft w:val="0"/>
              <w:marRight w:val="0"/>
              <w:marTop w:val="0"/>
              <w:marBottom w:val="0"/>
              <w:divBdr>
                <w:top w:val="none" w:sz="0" w:space="0" w:color="auto"/>
                <w:left w:val="none" w:sz="0" w:space="0" w:color="auto"/>
                <w:bottom w:val="none" w:sz="0" w:space="0" w:color="auto"/>
                <w:right w:val="none" w:sz="0" w:space="0" w:color="auto"/>
              </w:divBdr>
              <w:divsChild>
                <w:div w:id="2146894612">
                  <w:marLeft w:val="0"/>
                  <w:marRight w:val="0"/>
                  <w:marTop w:val="0"/>
                  <w:marBottom w:val="0"/>
                  <w:divBdr>
                    <w:top w:val="none" w:sz="0" w:space="0" w:color="auto"/>
                    <w:left w:val="none" w:sz="0" w:space="0" w:color="auto"/>
                    <w:bottom w:val="none" w:sz="0" w:space="0" w:color="auto"/>
                    <w:right w:val="none" w:sz="0" w:space="0" w:color="auto"/>
                  </w:divBdr>
                  <w:divsChild>
                    <w:div w:id="239147116">
                      <w:marLeft w:val="0"/>
                      <w:marRight w:val="0"/>
                      <w:marTop w:val="0"/>
                      <w:marBottom w:val="0"/>
                      <w:divBdr>
                        <w:top w:val="none" w:sz="0" w:space="0" w:color="auto"/>
                        <w:left w:val="none" w:sz="0" w:space="0" w:color="auto"/>
                        <w:bottom w:val="none" w:sz="0" w:space="0" w:color="auto"/>
                        <w:right w:val="none" w:sz="0" w:space="0" w:color="auto"/>
                      </w:divBdr>
                      <w:divsChild>
                        <w:div w:id="1825779098">
                          <w:marLeft w:val="0"/>
                          <w:marRight w:val="0"/>
                          <w:marTop w:val="0"/>
                          <w:marBottom w:val="0"/>
                          <w:divBdr>
                            <w:top w:val="none" w:sz="0" w:space="0" w:color="auto"/>
                            <w:left w:val="none" w:sz="0" w:space="0" w:color="auto"/>
                            <w:bottom w:val="none" w:sz="0" w:space="0" w:color="auto"/>
                            <w:right w:val="none" w:sz="0" w:space="0" w:color="auto"/>
                          </w:divBdr>
                          <w:divsChild>
                            <w:div w:id="170489654">
                              <w:marLeft w:val="0"/>
                              <w:marRight w:val="0"/>
                              <w:marTop w:val="0"/>
                              <w:marBottom w:val="0"/>
                              <w:divBdr>
                                <w:top w:val="none" w:sz="0" w:space="0" w:color="auto"/>
                                <w:left w:val="none" w:sz="0" w:space="0" w:color="auto"/>
                                <w:bottom w:val="none" w:sz="0" w:space="0" w:color="auto"/>
                                <w:right w:val="none" w:sz="0" w:space="0" w:color="auto"/>
                              </w:divBdr>
                              <w:divsChild>
                                <w:div w:id="1815416546">
                                  <w:marLeft w:val="0"/>
                                  <w:marRight w:val="0"/>
                                  <w:marTop w:val="0"/>
                                  <w:marBottom w:val="0"/>
                                  <w:divBdr>
                                    <w:top w:val="none" w:sz="0" w:space="0" w:color="auto"/>
                                    <w:left w:val="none" w:sz="0" w:space="0" w:color="auto"/>
                                    <w:bottom w:val="none" w:sz="0" w:space="0" w:color="auto"/>
                                    <w:right w:val="none" w:sz="0" w:space="0" w:color="auto"/>
                                  </w:divBdr>
                                  <w:divsChild>
                                    <w:div w:id="952979835">
                                      <w:marLeft w:val="0"/>
                                      <w:marRight w:val="0"/>
                                      <w:marTop w:val="0"/>
                                      <w:marBottom w:val="0"/>
                                      <w:divBdr>
                                        <w:top w:val="none" w:sz="0" w:space="0" w:color="auto"/>
                                        <w:left w:val="none" w:sz="0" w:space="0" w:color="auto"/>
                                        <w:bottom w:val="none" w:sz="0" w:space="0" w:color="auto"/>
                                        <w:right w:val="none" w:sz="0" w:space="0" w:color="auto"/>
                                      </w:divBdr>
                                      <w:divsChild>
                                        <w:div w:id="2136635498">
                                          <w:marLeft w:val="0"/>
                                          <w:marRight w:val="0"/>
                                          <w:marTop w:val="0"/>
                                          <w:marBottom w:val="0"/>
                                          <w:divBdr>
                                            <w:top w:val="none" w:sz="0" w:space="0" w:color="auto"/>
                                            <w:left w:val="none" w:sz="0" w:space="0" w:color="auto"/>
                                            <w:bottom w:val="none" w:sz="0" w:space="0" w:color="auto"/>
                                            <w:right w:val="none" w:sz="0" w:space="0" w:color="auto"/>
                                          </w:divBdr>
                                          <w:divsChild>
                                            <w:div w:id="1122194177">
                                              <w:marLeft w:val="0"/>
                                              <w:marRight w:val="0"/>
                                              <w:marTop w:val="0"/>
                                              <w:marBottom w:val="0"/>
                                              <w:divBdr>
                                                <w:top w:val="none" w:sz="0" w:space="0" w:color="auto"/>
                                                <w:left w:val="none" w:sz="0" w:space="0" w:color="auto"/>
                                                <w:bottom w:val="none" w:sz="0" w:space="0" w:color="auto"/>
                                                <w:right w:val="none" w:sz="0" w:space="0" w:color="auto"/>
                                              </w:divBdr>
                                              <w:divsChild>
                                                <w:div w:id="362898317">
                                                  <w:marLeft w:val="0"/>
                                                  <w:marRight w:val="0"/>
                                                  <w:marTop w:val="0"/>
                                                  <w:marBottom w:val="0"/>
                                                  <w:divBdr>
                                                    <w:top w:val="none" w:sz="0" w:space="0" w:color="auto"/>
                                                    <w:left w:val="none" w:sz="0" w:space="0" w:color="auto"/>
                                                    <w:bottom w:val="none" w:sz="0" w:space="0" w:color="auto"/>
                                                    <w:right w:val="none" w:sz="0" w:space="0" w:color="auto"/>
                                                  </w:divBdr>
                                                  <w:divsChild>
                                                    <w:div w:id="1409304618">
                                                      <w:marLeft w:val="0"/>
                                                      <w:marRight w:val="0"/>
                                                      <w:marTop w:val="0"/>
                                                      <w:marBottom w:val="0"/>
                                                      <w:divBdr>
                                                        <w:top w:val="none" w:sz="0" w:space="0" w:color="auto"/>
                                                        <w:left w:val="none" w:sz="0" w:space="0" w:color="auto"/>
                                                        <w:bottom w:val="none" w:sz="0" w:space="0" w:color="auto"/>
                                                        <w:right w:val="none" w:sz="0" w:space="0" w:color="auto"/>
                                                      </w:divBdr>
                                                      <w:divsChild>
                                                        <w:div w:id="1188719822">
                                                          <w:marLeft w:val="0"/>
                                                          <w:marRight w:val="0"/>
                                                          <w:marTop w:val="0"/>
                                                          <w:marBottom w:val="0"/>
                                                          <w:divBdr>
                                                            <w:top w:val="none" w:sz="0" w:space="0" w:color="auto"/>
                                                            <w:left w:val="none" w:sz="0" w:space="0" w:color="auto"/>
                                                            <w:bottom w:val="none" w:sz="0" w:space="0" w:color="auto"/>
                                                            <w:right w:val="none" w:sz="0" w:space="0" w:color="auto"/>
                                                          </w:divBdr>
                                                          <w:divsChild>
                                                            <w:div w:id="177689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78645584">
      <w:bodyDiv w:val="1"/>
      <w:marLeft w:val="0"/>
      <w:marRight w:val="0"/>
      <w:marTop w:val="0"/>
      <w:marBottom w:val="0"/>
      <w:divBdr>
        <w:top w:val="none" w:sz="0" w:space="0" w:color="auto"/>
        <w:left w:val="none" w:sz="0" w:space="0" w:color="auto"/>
        <w:bottom w:val="none" w:sz="0" w:space="0" w:color="auto"/>
        <w:right w:val="none" w:sz="0" w:space="0" w:color="auto"/>
      </w:divBdr>
      <w:divsChild>
        <w:div w:id="834149516">
          <w:marLeft w:val="0"/>
          <w:marRight w:val="0"/>
          <w:marTop w:val="0"/>
          <w:marBottom w:val="0"/>
          <w:divBdr>
            <w:top w:val="none" w:sz="0" w:space="0" w:color="auto"/>
            <w:left w:val="none" w:sz="0" w:space="0" w:color="auto"/>
            <w:bottom w:val="none" w:sz="0" w:space="0" w:color="auto"/>
            <w:right w:val="none" w:sz="0" w:space="0" w:color="auto"/>
          </w:divBdr>
          <w:divsChild>
            <w:div w:id="7304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9195">
      <w:bodyDiv w:val="1"/>
      <w:marLeft w:val="0"/>
      <w:marRight w:val="0"/>
      <w:marTop w:val="0"/>
      <w:marBottom w:val="0"/>
      <w:divBdr>
        <w:top w:val="none" w:sz="0" w:space="0" w:color="auto"/>
        <w:left w:val="none" w:sz="0" w:space="0" w:color="auto"/>
        <w:bottom w:val="none" w:sz="0" w:space="0" w:color="auto"/>
        <w:right w:val="none" w:sz="0" w:space="0" w:color="auto"/>
      </w:divBdr>
      <w:divsChild>
        <w:div w:id="1810825834">
          <w:marLeft w:val="0"/>
          <w:marRight w:val="0"/>
          <w:marTop w:val="0"/>
          <w:marBottom w:val="0"/>
          <w:divBdr>
            <w:top w:val="none" w:sz="0" w:space="0" w:color="auto"/>
            <w:left w:val="none" w:sz="0" w:space="0" w:color="auto"/>
            <w:bottom w:val="none" w:sz="0" w:space="0" w:color="auto"/>
            <w:right w:val="none" w:sz="0" w:space="0" w:color="auto"/>
          </w:divBdr>
          <w:divsChild>
            <w:div w:id="57883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14237">
      <w:bodyDiv w:val="1"/>
      <w:marLeft w:val="0"/>
      <w:marRight w:val="0"/>
      <w:marTop w:val="0"/>
      <w:marBottom w:val="0"/>
      <w:divBdr>
        <w:top w:val="none" w:sz="0" w:space="0" w:color="auto"/>
        <w:left w:val="none" w:sz="0" w:space="0" w:color="auto"/>
        <w:bottom w:val="none" w:sz="0" w:space="0" w:color="auto"/>
        <w:right w:val="none" w:sz="0" w:space="0" w:color="auto"/>
      </w:divBdr>
    </w:div>
    <w:div w:id="846483366">
      <w:bodyDiv w:val="1"/>
      <w:marLeft w:val="0"/>
      <w:marRight w:val="0"/>
      <w:marTop w:val="0"/>
      <w:marBottom w:val="0"/>
      <w:divBdr>
        <w:top w:val="none" w:sz="0" w:space="0" w:color="auto"/>
        <w:left w:val="none" w:sz="0" w:space="0" w:color="auto"/>
        <w:bottom w:val="none" w:sz="0" w:space="0" w:color="auto"/>
        <w:right w:val="none" w:sz="0" w:space="0" w:color="auto"/>
      </w:divBdr>
    </w:div>
    <w:div w:id="863321189">
      <w:bodyDiv w:val="1"/>
      <w:marLeft w:val="0"/>
      <w:marRight w:val="0"/>
      <w:marTop w:val="0"/>
      <w:marBottom w:val="0"/>
      <w:divBdr>
        <w:top w:val="none" w:sz="0" w:space="0" w:color="auto"/>
        <w:left w:val="none" w:sz="0" w:space="0" w:color="auto"/>
        <w:bottom w:val="none" w:sz="0" w:space="0" w:color="auto"/>
        <w:right w:val="none" w:sz="0" w:space="0" w:color="auto"/>
      </w:divBdr>
      <w:divsChild>
        <w:div w:id="1967350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151713">
      <w:bodyDiv w:val="1"/>
      <w:marLeft w:val="0"/>
      <w:marRight w:val="0"/>
      <w:marTop w:val="0"/>
      <w:marBottom w:val="0"/>
      <w:divBdr>
        <w:top w:val="none" w:sz="0" w:space="0" w:color="auto"/>
        <w:left w:val="none" w:sz="0" w:space="0" w:color="auto"/>
        <w:bottom w:val="none" w:sz="0" w:space="0" w:color="auto"/>
        <w:right w:val="none" w:sz="0" w:space="0" w:color="auto"/>
      </w:divBdr>
    </w:div>
    <w:div w:id="933056226">
      <w:bodyDiv w:val="1"/>
      <w:marLeft w:val="0"/>
      <w:marRight w:val="0"/>
      <w:marTop w:val="0"/>
      <w:marBottom w:val="0"/>
      <w:divBdr>
        <w:top w:val="none" w:sz="0" w:space="0" w:color="auto"/>
        <w:left w:val="none" w:sz="0" w:space="0" w:color="auto"/>
        <w:bottom w:val="none" w:sz="0" w:space="0" w:color="auto"/>
        <w:right w:val="none" w:sz="0" w:space="0" w:color="auto"/>
      </w:divBdr>
      <w:divsChild>
        <w:div w:id="790123951">
          <w:marLeft w:val="0"/>
          <w:marRight w:val="0"/>
          <w:marTop w:val="0"/>
          <w:marBottom w:val="0"/>
          <w:divBdr>
            <w:top w:val="none" w:sz="0" w:space="0" w:color="auto"/>
            <w:left w:val="none" w:sz="0" w:space="0" w:color="auto"/>
            <w:bottom w:val="none" w:sz="0" w:space="0" w:color="auto"/>
            <w:right w:val="none" w:sz="0" w:space="0" w:color="auto"/>
          </w:divBdr>
          <w:divsChild>
            <w:div w:id="182146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51396">
      <w:bodyDiv w:val="1"/>
      <w:marLeft w:val="0"/>
      <w:marRight w:val="0"/>
      <w:marTop w:val="0"/>
      <w:marBottom w:val="0"/>
      <w:divBdr>
        <w:top w:val="none" w:sz="0" w:space="0" w:color="auto"/>
        <w:left w:val="none" w:sz="0" w:space="0" w:color="auto"/>
        <w:bottom w:val="none" w:sz="0" w:space="0" w:color="auto"/>
        <w:right w:val="none" w:sz="0" w:space="0" w:color="auto"/>
      </w:divBdr>
    </w:div>
    <w:div w:id="963510836">
      <w:bodyDiv w:val="1"/>
      <w:marLeft w:val="0"/>
      <w:marRight w:val="0"/>
      <w:marTop w:val="0"/>
      <w:marBottom w:val="0"/>
      <w:divBdr>
        <w:top w:val="none" w:sz="0" w:space="0" w:color="auto"/>
        <w:left w:val="none" w:sz="0" w:space="0" w:color="auto"/>
        <w:bottom w:val="none" w:sz="0" w:space="0" w:color="auto"/>
        <w:right w:val="none" w:sz="0" w:space="0" w:color="auto"/>
      </w:divBdr>
    </w:div>
    <w:div w:id="973022226">
      <w:bodyDiv w:val="1"/>
      <w:marLeft w:val="0"/>
      <w:marRight w:val="0"/>
      <w:marTop w:val="0"/>
      <w:marBottom w:val="0"/>
      <w:divBdr>
        <w:top w:val="none" w:sz="0" w:space="0" w:color="auto"/>
        <w:left w:val="none" w:sz="0" w:space="0" w:color="auto"/>
        <w:bottom w:val="none" w:sz="0" w:space="0" w:color="auto"/>
        <w:right w:val="none" w:sz="0" w:space="0" w:color="auto"/>
      </w:divBdr>
    </w:div>
    <w:div w:id="1045373023">
      <w:bodyDiv w:val="1"/>
      <w:marLeft w:val="0"/>
      <w:marRight w:val="0"/>
      <w:marTop w:val="0"/>
      <w:marBottom w:val="0"/>
      <w:divBdr>
        <w:top w:val="none" w:sz="0" w:space="0" w:color="auto"/>
        <w:left w:val="none" w:sz="0" w:space="0" w:color="auto"/>
        <w:bottom w:val="none" w:sz="0" w:space="0" w:color="auto"/>
        <w:right w:val="none" w:sz="0" w:space="0" w:color="auto"/>
      </w:divBdr>
    </w:div>
    <w:div w:id="1099522412">
      <w:bodyDiv w:val="1"/>
      <w:marLeft w:val="0"/>
      <w:marRight w:val="0"/>
      <w:marTop w:val="0"/>
      <w:marBottom w:val="0"/>
      <w:divBdr>
        <w:top w:val="none" w:sz="0" w:space="0" w:color="auto"/>
        <w:left w:val="none" w:sz="0" w:space="0" w:color="auto"/>
        <w:bottom w:val="none" w:sz="0" w:space="0" w:color="auto"/>
        <w:right w:val="none" w:sz="0" w:space="0" w:color="auto"/>
      </w:divBdr>
    </w:div>
    <w:div w:id="1117871570">
      <w:bodyDiv w:val="1"/>
      <w:marLeft w:val="0"/>
      <w:marRight w:val="0"/>
      <w:marTop w:val="0"/>
      <w:marBottom w:val="0"/>
      <w:divBdr>
        <w:top w:val="none" w:sz="0" w:space="0" w:color="auto"/>
        <w:left w:val="none" w:sz="0" w:space="0" w:color="auto"/>
        <w:bottom w:val="none" w:sz="0" w:space="0" w:color="auto"/>
        <w:right w:val="none" w:sz="0" w:space="0" w:color="auto"/>
      </w:divBdr>
    </w:div>
    <w:div w:id="1154294844">
      <w:bodyDiv w:val="1"/>
      <w:marLeft w:val="0"/>
      <w:marRight w:val="0"/>
      <w:marTop w:val="0"/>
      <w:marBottom w:val="0"/>
      <w:divBdr>
        <w:top w:val="none" w:sz="0" w:space="0" w:color="auto"/>
        <w:left w:val="none" w:sz="0" w:space="0" w:color="auto"/>
        <w:bottom w:val="none" w:sz="0" w:space="0" w:color="auto"/>
        <w:right w:val="none" w:sz="0" w:space="0" w:color="auto"/>
      </w:divBdr>
    </w:div>
    <w:div w:id="1165970044">
      <w:bodyDiv w:val="1"/>
      <w:marLeft w:val="0"/>
      <w:marRight w:val="0"/>
      <w:marTop w:val="0"/>
      <w:marBottom w:val="0"/>
      <w:divBdr>
        <w:top w:val="none" w:sz="0" w:space="0" w:color="auto"/>
        <w:left w:val="none" w:sz="0" w:space="0" w:color="auto"/>
        <w:bottom w:val="none" w:sz="0" w:space="0" w:color="auto"/>
        <w:right w:val="none" w:sz="0" w:space="0" w:color="auto"/>
      </w:divBdr>
    </w:div>
    <w:div w:id="1258949798">
      <w:bodyDiv w:val="1"/>
      <w:marLeft w:val="0"/>
      <w:marRight w:val="0"/>
      <w:marTop w:val="0"/>
      <w:marBottom w:val="0"/>
      <w:divBdr>
        <w:top w:val="none" w:sz="0" w:space="0" w:color="auto"/>
        <w:left w:val="none" w:sz="0" w:space="0" w:color="auto"/>
        <w:bottom w:val="none" w:sz="0" w:space="0" w:color="auto"/>
        <w:right w:val="none" w:sz="0" w:space="0" w:color="auto"/>
      </w:divBdr>
      <w:divsChild>
        <w:div w:id="1191341469">
          <w:marLeft w:val="0"/>
          <w:marRight w:val="0"/>
          <w:marTop w:val="0"/>
          <w:marBottom w:val="0"/>
          <w:divBdr>
            <w:top w:val="none" w:sz="0" w:space="0" w:color="auto"/>
            <w:left w:val="none" w:sz="0" w:space="0" w:color="auto"/>
            <w:bottom w:val="none" w:sz="0" w:space="0" w:color="auto"/>
            <w:right w:val="none" w:sz="0" w:space="0" w:color="auto"/>
          </w:divBdr>
          <w:divsChild>
            <w:div w:id="244193083">
              <w:marLeft w:val="0"/>
              <w:marRight w:val="0"/>
              <w:marTop w:val="0"/>
              <w:marBottom w:val="0"/>
              <w:divBdr>
                <w:top w:val="none" w:sz="0" w:space="0" w:color="auto"/>
                <w:left w:val="none" w:sz="0" w:space="0" w:color="auto"/>
                <w:bottom w:val="none" w:sz="0" w:space="0" w:color="auto"/>
                <w:right w:val="none" w:sz="0" w:space="0" w:color="auto"/>
              </w:divBdr>
              <w:divsChild>
                <w:div w:id="1829903008">
                  <w:marLeft w:val="0"/>
                  <w:marRight w:val="0"/>
                  <w:marTop w:val="0"/>
                  <w:marBottom w:val="0"/>
                  <w:divBdr>
                    <w:top w:val="none" w:sz="0" w:space="0" w:color="auto"/>
                    <w:left w:val="none" w:sz="0" w:space="0" w:color="auto"/>
                    <w:bottom w:val="none" w:sz="0" w:space="0" w:color="auto"/>
                    <w:right w:val="none" w:sz="0" w:space="0" w:color="auto"/>
                  </w:divBdr>
                  <w:divsChild>
                    <w:div w:id="64839356">
                      <w:marLeft w:val="0"/>
                      <w:marRight w:val="0"/>
                      <w:marTop w:val="0"/>
                      <w:marBottom w:val="0"/>
                      <w:divBdr>
                        <w:top w:val="none" w:sz="0" w:space="0" w:color="auto"/>
                        <w:left w:val="none" w:sz="0" w:space="0" w:color="auto"/>
                        <w:bottom w:val="none" w:sz="0" w:space="0" w:color="auto"/>
                        <w:right w:val="none" w:sz="0" w:space="0" w:color="auto"/>
                      </w:divBdr>
                      <w:divsChild>
                        <w:div w:id="1593390074">
                          <w:marLeft w:val="0"/>
                          <w:marRight w:val="0"/>
                          <w:marTop w:val="0"/>
                          <w:marBottom w:val="0"/>
                          <w:divBdr>
                            <w:top w:val="none" w:sz="0" w:space="0" w:color="auto"/>
                            <w:left w:val="none" w:sz="0" w:space="0" w:color="auto"/>
                            <w:bottom w:val="none" w:sz="0" w:space="0" w:color="auto"/>
                            <w:right w:val="none" w:sz="0" w:space="0" w:color="auto"/>
                          </w:divBdr>
                          <w:divsChild>
                            <w:div w:id="405499981">
                              <w:marLeft w:val="0"/>
                              <w:marRight w:val="0"/>
                              <w:marTop w:val="0"/>
                              <w:marBottom w:val="0"/>
                              <w:divBdr>
                                <w:top w:val="none" w:sz="0" w:space="0" w:color="auto"/>
                                <w:left w:val="none" w:sz="0" w:space="0" w:color="auto"/>
                                <w:bottom w:val="none" w:sz="0" w:space="0" w:color="auto"/>
                                <w:right w:val="none" w:sz="0" w:space="0" w:color="auto"/>
                              </w:divBdr>
                              <w:divsChild>
                                <w:div w:id="1109810183">
                                  <w:marLeft w:val="0"/>
                                  <w:marRight w:val="0"/>
                                  <w:marTop w:val="0"/>
                                  <w:marBottom w:val="0"/>
                                  <w:divBdr>
                                    <w:top w:val="none" w:sz="0" w:space="0" w:color="auto"/>
                                    <w:left w:val="none" w:sz="0" w:space="0" w:color="auto"/>
                                    <w:bottom w:val="none" w:sz="0" w:space="0" w:color="auto"/>
                                    <w:right w:val="none" w:sz="0" w:space="0" w:color="auto"/>
                                  </w:divBdr>
                                  <w:divsChild>
                                    <w:div w:id="1312562697">
                                      <w:marLeft w:val="0"/>
                                      <w:marRight w:val="0"/>
                                      <w:marTop w:val="0"/>
                                      <w:marBottom w:val="0"/>
                                      <w:divBdr>
                                        <w:top w:val="none" w:sz="0" w:space="0" w:color="auto"/>
                                        <w:left w:val="none" w:sz="0" w:space="0" w:color="auto"/>
                                        <w:bottom w:val="none" w:sz="0" w:space="0" w:color="auto"/>
                                        <w:right w:val="none" w:sz="0" w:space="0" w:color="auto"/>
                                      </w:divBdr>
                                      <w:divsChild>
                                        <w:div w:id="333579817">
                                          <w:marLeft w:val="0"/>
                                          <w:marRight w:val="0"/>
                                          <w:marTop w:val="0"/>
                                          <w:marBottom w:val="0"/>
                                          <w:divBdr>
                                            <w:top w:val="none" w:sz="0" w:space="0" w:color="auto"/>
                                            <w:left w:val="none" w:sz="0" w:space="0" w:color="auto"/>
                                            <w:bottom w:val="none" w:sz="0" w:space="0" w:color="auto"/>
                                            <w:right w:val="none" w:sz="0" w:space="0" w:color="auto"/>
                                          </w:divBdr>
                                          <w:divsChild>
                                            <w:div w:id="1449468497">
                                              <w:marLeft w:val="0"/>
                                              <w:marRight w:val="0"/>
                                              <w:marTop w:val="0"/>
                                              <w:marBottom w:val="0"/>
                                              <w:divBdr>
                                                <w:top w:val="none" w:sz="0" w:space="0" w:color="auto"/>
                                                <w:left w:val="none" w:sz="0" w:space="0" w:color="auto"/>
                                                <w:bottom w:val="none" w:sz="0" w:space="0" w:color="auto"/>
                                                <w:right w:val="none" w:sz="0" w:space="0" w:color="auto"/>
                                              </w:divBdr>
                                              <w:divsChild>
                                                <w:div w:id="1859195434">
                                                  <w:marLeft w:val="0"/>
                                                  <w:marRight w:val="0"/>
                                                  <w:marTop w:val="0"/>
                                                  <w:marBottom w:val="0"/>
                                                  <w:divBdr>
                                                    <w:top w:val="none" w:sz="0" w:space="0" w:color="auto"/>
                                                    <w:left w:val="none" w:sz="0" w:space="0" w:color="auto"/>
                                                    <w:bottom w:val="none" w:sz="0" w:space="0" w:color="auto"/>
                                                    <w:right w:val="none" w:sz="0" w:space="0" w:color="auto"/>
                                                  </w:divBdr>
                                                  <w:divsChild>
                                                    <w:div w:id="302582621">
                                                      <w:marLeft w:val="0"/>
                                                      <w:marRight w:val="0"/>
                                                      <w:marTop w:val="0"/>
                                                      <w:marBottom w:val="0"/>
                                                      <w:divBdr>
                                                        <w:top w:val="none" w:sz="0" w:space="0" w:color="auto"/>
                                                        <w:left w:val="none" w:sz="0" w:space="0" w:color="auto"/>
                                                        <w:bottom w:val="none" w:sz="0" w:space="0" w:color="auto"/>
                                                        <w:right w:val="none" w:sz="0" w:space="0" w:color="auto"/>
                                                      </w:divBdr>
                                                      <w:divsChild>
                                                        <w:div w:id="102502004">
                                                          <w:marLeft w:val="0"/>
                                                          <w:marRight w:val="0"/>
                                                          <w:marTop w:val="0"/>
                                                          <w:marBottom w:val="0"/>
                                                          <w:divBdr>
                                                            <w:top w:val="none" w:sz="0" w:space="0" w:color="auto"/>
                                                            <w:left w:val="none" w:sz="0" w:space="0" w:color="auto"/>
                                                            <w:bottom w:val="none" w:sz="0" w:space="0" w:color="auto"/>
                                                            <w:right w:val="none" w:sz="0" w:space="0" w:color="auto"/>
                                                          </w:divBdr>
                                                          <w:divsChild>
                                                            <w:div w:id="177362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82298508">
      <w:bodyDiv w:val="1"/>
      <w:marLeft w:val="0"/>
      <w:marRight w:val="0"/>
      <w:marTop w:val="0"/>
      <w:marBottom w:val="0"/>
      <w:divBdr>
        <w:top w:val="none" w:sz="0" w:space="0" w:color="auto"/>
        <w:left w:val="none" w:sz="0" w:space="0" w:color="auto"/>
        <w:bottom w:val="none" w:sz="0" w:space="0" w:color="auto"/>
        <w:right w:val="none" w:sz="0" w:space="0" w:color="auto"/>
      </w:divBdr>
    </w:div>
    <w:div w:id="1332948369">
      <w:bodyDiv w:val="1"/>
      <w:marLeft w:val="0"/>
      <w:marRight w:val="0"/>
      <w:marTop w:val="0"/>
      <w:marBottom w:val="0"/>
      <w:divBdr>
        <w:top w:val="none" w:sz="0" w:space="0" w:color="auto"/>
        <w:left w:val="none" w:sz="0" w:space="0" w:color="auto"/>
        <w:bottom w:val="none" w:sz="0" w:space="0" w:color="auto"/>
        <w:right w:val="none" w:sz="0" w:space="0" w:color="auto"/>
      </w:divBdr>
    </w:div>
    <w:div w:id="1359309512">
      <w:bodyDiv w:val="1"/>
      <w:marLeft w:val="0"/>
      <w:marRight w:val="0"/>
      <w:marTop w:val="0"/>
      <w:marBottom w:val="0"/>
      <w:divBdr>
        <w:top w:val="none" w:sz="0" w:space="0" w:color="auto"/>
        <w:left w:val="none" w:sz="0" w:space="0" w:color="auto"/>
        <w:bottom w:val="none" w:sz="0" w:space="0" w:color="auto"/>
        <w:right w:val="none" w:sz="0" w:space="0" w:color="auto"/>
      </w:divBdr>
      <w:divsChild>
        <w:div w:id="295647355">
          <w:marLeft w:val="0"/>
          <w:marRight w:val="0"/>
          <w:marTop w:val="0"/>
          <w:marBottom w:val="0"/>
          <w:divBdr>
            <w:top w:val="none" w:sz="0" w:space="0" w:color="auto"/>
            <w:left w:val="none" w:sz="0" w:space="0" w:color="auto"/>
            <w:bottom w:val="none" w:sz="0" w:space="0" w:color="auto"/>
            <w:right w:val="none" w:sz="0" w:space="0" w:color="auto"/>
          </w:divBdr>
          <w:divsChild>
            <w:div w:id="56938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4967">
      <w:bodyDiv w:val="1"/>
      <w:marLeft w:val="0"/>
      <w:marRight w:val="0"/>
      <w:marTop w:val="0"/>
      <w:marBottom w:val="0"/>
      <w:divBdr>
        <w:top w:val="none" w:sz="0" w:space="0" w:color="auto"/>
        <w:left w:val="none" w:sz="0" w:space="0" w:color="auto"/>
        <w:bottom w:val="none" w:sz="0" w:space="0" w:color="auto"/>
        <w:right w:val="none" w:sz="0" w:space="0" w:color="auto"/>
      </w:divBdr>
    </w:div>
    <w:div w:id="1429156813">
      <w:bodyDiv w:val="1"/>
      <w:marLeft w:val="0"/>
      <w:marRight w:val="0"/>
      <w:marTop w:val="0"/>
      <w:marBottom w:val="0"/>
      <w:divBdr>
        <w:top w:val="none" w:sz="0" w:space="0" w:color="auto"/>
        <w:left w:val="none" w:sz="0" w:space="0" w:color="auto"/>
        <w:bottom w:val="none" w:sz="0" w:space="0" w:color="auto"/>
        <w:right w:val="none" w:sz="0" w:space="0" w:color="auto"/>
      </w:divBdr>
    </w:div>
    <w:div w:id="1480227375">
      <w:bodyDiv w:val="1"/>
      <w:marLeft w:val="0"/>
      <w:marRight w:val="0"/>
      <w:marTop w:val="0"/>
      <w:marBottom w:val="0"/>
      <w:divBdr>
        <w:top w:val="none" w:sz="0" w:space="0" w:color="auto"/>
        <w:left w:val="none" w:sz="0" w:space="0" w:color="auto"/>
        <w:bottom w:val="none" w:sz="0" w:space="0" w:color="auto"/>
        <w:right w:val="none" w:sz="0" w:space="0" w:color="auto"/>
      </w:divBdr>
    </w:div>
    <w:div w:id="1489904563">
      <w:bodyDiv w:val="1"/>
      <w:marLeft w:val="0"/>
      <w:marRight w:val="0"/>
      <w:marTop w:val="0"/>
      <w:marBottom w:val="0"/>
      <w:divBdr>
        <w:top w:val="none" w:sz="0" w:space="0" w:color="auto"/>
        <w:left w:val="none" w:sz="0" w:space="0" w:color="auto"/>
        <w:bottom w:val="none" w:sz="0" w:space="0" w:color="auto"/>
        <w:right w:val="none" w:sz="0" w:space="0" w:color="auto"/>
      </w:divBdr>
    </w:div>
    <w:div w:id="1541938683">
      <w:bodyDiv w:val="1"/>
      <w:marLeft w:val="0"/>
      <w:marRight w:val="0"/>
      <w:marTop w:val="0"/>
      <w:marBottom w:val="0"/>
      <w:divBdr>
        <w:top w:val="none" w:sz="0" w:space="0" w:color="auto"/>
        <w:left w:val="none" w:sz="0" w:space="0" w:color="auto"/>
        <w:bottom w:val="none" w:sz="0" w:space="0" w:color="auto"/>
        <w:right w:val="none" w:sz="0" w:space="0" w:color="auto"/>
      </w:divBdr>
      <w:divsChild>
        <w:div w:id="536697554">
          <w:marLeft w:val="0"/>
          <w:marRight w:val="0"/>
          <w:marTop w:val="0"/>
          <w:marBottom w:val="0"/>
          <w:divBdr>
            <w:top w:val="none" w:sz="0" w:space="0" w:color="auto"/>
            <w:left w:val="none" w:sz="0" w:space="0" w:color="auto"/>
            <w:bottom w:val="none" w:sz="0" w:space="0" w:color="auto"/>
            <w:right w:val="none" w:sz="0" w:space="0" w:color="auto"/>
          </w:divBdr>
          <w:divsChild>
            <w:div w:id="20555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6157">
      <w:bodyDiv w:val="1"/>
      <w:marLeft w:val="0"/>
      <w:marRight w:val="0"/>
      <w:marTop w:val="0"/>
      <w:marBottom w:val="0"/>
      <w:divBdr>
        <w:top w:val="none" w:sz="0" w:space="0" w:color="auto"/>
        <w:left w:val="none" w:sz="0" w:space="0" w:color="auto"/>
        <w:bottom w:val="none" w:sz="0" w:space="0" w:color="auto"/>
        <w:right w:val="none" w:sz="0" w:space="0" w:color="auto"/>
      </w:divBdr>
      <w:divsChild>
        <w:div w:id="2102991222">
          <w:marLeft w:val="0"/>
          <w:marRight w:val="0"/>
          <w:marTop w:val="0"/>
          <w:marBottom w:val="0"/>
          <w:divBdr>
            <w:top w:val="none" w:sz="0" w:space="0" w:color="auto"/>
            <w:left w:val="none" w:sz="0" w:space="0" w:color="auto"/>
            <w:bottom w:val="none" w:sz="0" w:space="0" w:color="auto"/>
            <w:right w:val="none" w:sz="0" w:space="0" w:color="auto"/>
          </w:divBdr>
          <w:divsChild>
            <w:div w:id="108908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15036">
      <w:bodyDiv w:val="1"/>
      <w:marLeft w:val="0"/>
      <w:marRight w:val="0"/>
      <w:marTop w:val="0"/>
      <w:marBottom w:val="0"/>
      <w:divBdr>
        <w:top w:val="none" w:sz="0" w:space="0" w:color="auto"/>
        <w:left w:val="none" w:sz="0" w:space="0" w:color="auto"/>
        <w:bottom w:val="none" w:sz="0" w:space="0" w:color="auto"/>
        <w:right w:val="none" w:sz="0" w:space="0" w:color="auto"/>
      </w:divBdr>
    </w:div>
    <w:div w:id="1753965220">
      <w:bodyDiv w:val="1"/>
      <w:marLeft w:val="0"/>
      <w:marRight w:val="0"/>
      <w:marTop w:val="0"/>
      <w:marBottom w:val="0"/>
      <w:divBdr>
        <w:top w:val="none" w:sz="0" w:space="0" w:color="auto"/>
        <w:left w:val="none" w:sz="0" w:space="0" w:color="auto"/>
        <w:bottom w:val="none" w:sz="0" w:space="0" w:color="auto"/>
        <w:right w:val="none" w:sz="0" w:space="0" w:color="auto"/>
      </w:divBdr>
    </w:div>
    <w:div w:id="1776637764">
      <w:bodyDiv w:val="1"/>
      <w:marLeft w:val="0"/>
      <w:marRight w:val="0"/>
      <w:marTop w:val="0"/>
      <w:marBottom w:val="0"/>
      <w:divBdr>
        <w:top w:val="none" w:sz="0" w:space="0" w:color="auto"/>
        <w:left w:val="none" w:sz="0" w:space="0" w:color="auto"/>
        <w:bottom w:val="none" w:sz="0" w:space="0" w:color="auto"/>
        <w:right w:val="none" w:sz="0" w:space="0" w:color="auto"/>
      </w:divBdr>
      <w:divsChild>
        <w:div w:id="127817288">
          <w:marLeft w:val="0"/>
          <w:marRight w:val="0"/>
          <w:marTop w:val="0"/>
          <w:marBottom w:val="0"/>
          <w:divBdr>
            <w:top w:val="none" w:sz="0" w:space="0" w:color="auto"/>
            <w:left w:val="none" w:sz="0" w:space="0" w:color="auto"/>
            <w:bottom w:val="none" w:sz="0" w:space="0" w:color="auto"/>
            <w:right w:val="none" w:sz="0" w:space="0" w:color="auto"/>
          </w:divBdr>
          <w:divsChild>
            <w:div w:id="165093632">
              <w:marLeft w:val="0"/>
              <w:marRight w:val="0"/>
              <w:marTop w:val="0"/>
              <w:marBottom w:val="0"/>
              <w:divBdr>
                <w:top w:val="none" w:sz="0" w:space="0" w:color="auto"/>
                <w:left w:val="none" w:sz="0" w:space="0" w:color="auto"/>
                <w:bottom w:val="none" w:sz="0" w:space="0" w:color="auto"/>
                <w:right w:val="none" w:sz="0" w:space="0" w:color="auto"/>
              </w:divBdr>
              <w:divsChild>
                <w:div w:id="403035">
                  <w:marLeft w:val="0"/>
                  <w:marRight w:val="0"/>
                  <w:marTop w:val="0"/>
                  <w:marBottom w:val="0"/>
                  <w:divBdr>
                    <w:top w:val="none" w:sz="0" w:space="0" w:color="auto"/>
                    <w:left w:val="none" w:sz="0" w:space="0" w:color="auto"/>
                    <w:bottom w:val="none" w:sz="0" w:space="0" w:color="auto"/>
                    <w:right w:val="none" w:sz="0" w:space="0" w:color="auto"/>
                  </w:divBdr>
                  <w:divsChild>
                    <w:div w:id="1051462827">
                      <w:marLeft w:val="0"/>
                      <w:marRight w:val="0"/>
                      <w:marTop w:val="0"/>
                      <w:marBottom w:val="0"/>
                      <w:divBdr>
                        <w:top w:val="none" w:sz="0" w:space="0" w:color="auto"/>
                        <w:left w:val="none" w:sz="0" w:space="0" w:color="auto"/>
                        <w:bottom w:val="none" w:sz="0" w:space="0" w:color="auto"/>
                        <w:right w:val="none" w:sz="0" w:space="0" w:color="auto"/>
                      </w:divBdr>
                      <w:divsChild>
                        <w:div w:id="10291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7359377">
      <w:bodyDiv w:val="1"/>
      <w:marLeft w:val="0"/>
      <w:marRight w:val="0"/>
      <w:marTop w:val="0"/>
      <w:marBottom w:val="0"/>
      <w:divBdr>
        <w:top w:val="none" w:sz="0" w:space="0" w:color="auto"/>
        <w:left w:val="none" w:sz="0" w:space="0" w:color="auto"/>
        <w:bottom w:val="none" w:sz="0" w:space="0" w:color="auto"/>
        <w:right w:val="none" w:sz="0" w:space="0" w:color="auto"/>
      </w:divBdr>
      <w:divsChild>
        <w:div w:id="2124693204">
          <w:marLeft w:val="0"/>
          <w:marRight w:val="0"/>
          <w:marTop w:val="0"/>
          <w:marBottom w:val="0"/>
          <w:divBdr>
            <w:top w:val="none" w:sz="0" w:space="0" w:color="auto"/>
            <w:left w:val="none" w:sz="0" w:space="0" w:color="auto"/>
            <w:bottom w:val="none" w:sz="0" w:space="0" w:color="auto"/>
            <w:right w:val="none" w:sz="0" w:space="0" w:color="auto"/>
          </w:divBdr>
          <w:divsChild>
            <w:div w:id="999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88276">
      <w:bodyDiv w:val="1"/>
      <w:marLeft w:val="0"/>
      <w:marRight w:val="0"/>
      <w:marTop w:val="0"/>
      <w:marBottom w:val="0"/>
      <w:divBdr>
        <w:top w:val="none" w:sz="0" w:space="0" w:color="auto"/>
        <w:left w:val="none" w:sz="0" w:space="0" w:color="auto"/>
        <w:bottom w:val="none" w:sz="0" w:space="0" w:color="auto"/>
        <w:right w:val="none" w:sz="0" w:space="0" w:color="auto"/>
      </w:divBdr>
    </w:div>
    <w:div w:id="1874730034">
      <w:bodyDiv w:val="1"/>
      <w:marLeft w:val="0"/>
      <w:marRight w:val="0"/>
      <w:marTop w:val="0"/>
      <w:marBottom w:val="0"/>
      <w:divBdr>
        <w:top w:val="none" w:sz="0" w:space="0" w:color="auto"/>
        <w:left w:val="none" w:sz="0" w:space="0" w:color="auto"/>
        <w:bottom w:val="none" w:sz="0" w:space="0" w:color="auto"/>
        <w:right w:val="none" w:sz="0" w:space="0" w:color="auto"/>
      </w:divBdr>
    </w:div>
    <w:div w:id="1899124457">
      <w:bodyDiv w:val="1"/>
      <w:marLeft w:val="0"/>
      <w:marRight w:val="0"/>
      <w:marTop w:val="0"/>
      <w:marBottom w:val="0"/>
      <w:divBdr>
        <w:top w:val="none" w:sz="0" w:space="0" w:color="auto"/>
        <w:left w:val="none" w:sz="0" w:space="0" w:color="auto"/>
        <w:bottom w:val="none" w:sz="0" w:space="0" w:color="auto"/>
        <w:right w:val="none" w:sz="0" w:space="0" w:color="auto"/>
      </w:divBdr>
    </w:div>
    <w:div w:id="1918397287">
      <w:bodyDiv w:val="1"/>
      <w:marLeft w:val="0"/>
      <w:marRight w:val="0"/>
      <w:marTop w:val="0"/>
      <w:marBottom w:val="0"/>
      <w:divBdr>
        <w:top w:val="none" w:sz="0" w:space="0" w:color="auto"/>
        <w:left w:val="none" w:sz="0" w:space="0" w:color="auto"/>
        <w:bottom w:val="none" w:sz="0" w:space="0" w:color="auto"/>
        <w:right w:val="none" w:sz="0" w:space="0" w:color="auto"/>
      </w:divBdr>
    </w:div>
    <w:div w:id="1929149627">
      <w:bodyDiv w:val="1"/>
      <w:marLeft w:val="0"/>
      <w:marRight w:val="0"/>
      <w:marTop w:val="0"/>
      <w:marBottom w:val="0"/>
      <w:divBdr>
        <w:top w:val="none" w:sz="0" w:space="0" w:color="auto"/>
        <w:left w:val="none" w:sz="0" w:space="0" w:color="auto"/>
        <w:bottom w:val="none" w:sz="0" w:space="0" w:color="auto"/>
        <w:right w:val="none" w:sz="0" w:space="0" w:color="auto"/>
      </w:divBdr>
    </w:div>
    <w:div w:id="1944148367">
      <w:bodyDiv w:val="1"/>
      <w:marLeft w:val="0"/>
      <w:marRight w:val="0"/>
      <w:marTop w:val="0"/>
      <w:marBottom w:val="0"/>
      <w:divBdr>
        <w:top w:val="none" w:sz="0" w:space="0" w:color="auto"/>
        <w:left w:val="none" w:sz="0" w:space="0" w:color="auto"/>
        <w:bottom w:val="none" w:sz="0" w:space="0" w:color="auto"/>
        <w:right w:val="none" w:sz="0" w:space="0" w:color="auto"/>
      </w:divBdr>
    </w:div>
    <w:div w:id="1956018703">
      <w:bodyDiv w:val="1"/>
      <w:marLeft w:val="0"/>
      <w:marRight w:val="0"/>
      <w:marTop w:val="0"/>
      <w:marBottom w:val="0"/>
      <w:divBdr>
        <w:top w:val="none" w:sz="0" w:space="0" w:color="auto"/>
        <w:left w:val="none" w:sz="0" w:space="0" w:color="auto"/>
        <w:bottom w:val="none" w:sz="0" w:space="0" w:color="auto"/>
        <w:right w:val="none" w:sz="0" w:space="0" w:color="auto"/>
      </w:divBdr>
    </w:div>
    <w:div w:id="1962685576">
      <w:bodyDiv w:val="1"/>
      <w:marLeft w:val="0"/>
      <w:marRight w:val="0"/>
      <w:marTop w:val="0"/>
      <w:marBottom w:val="0"/>
      <w:divBdr>
        <w:top w:val="none" w:sz="0" w:space="0" w:color="auto"/>
        <w:left w:val="none" w:sz="0" w:space="0" w:color="auto"/>
        <w:bottom w:val="none" w:sz="0" w:space="0" w:color="auto"/>
        <w:right w:val="none" w:sz="0" w:space="0" w:color="auto"/>
      </w:divBdr>
    </w:div>
    <w:div w:id="2057852476">
      <w:bodyDiv w:val="1"/>
      <w:marLeft w:val="0"/>
      <w:marRight w:val="0"/>
      <w:marTop w:val="0"/>
      <w:marBottom w:val="0"/>
      <w:divBdr>
        <w:top w:val="none" w:sz="0" w:space="0" w:color="auto"/>
        <w:left w:val="none" w:sz="0" w:space="0" w:color="auto"/>
        <w:bottom w:val="none" w:sz="0" w:space="0" w:color="auto"/>
        <w:right w:val="none" w:sz="0" w:space="0" w:color="auto"/>
      </w:divBdr>
    </w:div>
    <w:div w:id="2061636547">
      <w:bodyDiv w:val="1"/>
      <w:marLeft w:val="0"/>
      <w:marRight w:val="0"/>
      <w:marTop w:val="0"/>
      <w:marBottom w:val="0"/>
      <w:divBdr>
        <w:top w:val="none" w:sz="0" w:space="0" w:color="auto"/>
        <w:left w:val="none" w:sz="0" w:space="0" w:color="auto"/>
        <w:bottom w:val="none" w:sz="0" w:space="0" w:color="auto"/>
        <w:right w:val="none" w:sz="0" w:space="0" w:color="auto"/>
      </w:divBdr>
    </w:div>
    <w:div w:id="2067532906">
      <w:bodyDiv w:val="1"/>
      <w:marLeft w:val="0"/>
      <w:marRight w:val="0"/>
      <w:marTop w:val="0"/>
      <w:marBottom w:val="0"/>
      <w:divBdr>
        <w:top w:val="none" w:sz="0" w:space="0" w:color="auto"/>
        <w:left w:val="none" w:sz="0" w:space="0" w:color="auto"/>
        <w:bottom w:val="none" w:sz="0" w:space="0" w:color="auto"/>
        <w:right w:val="none" w:sz="0" w:space="0" w:color="auto"/>
      </w:divBdr>
      <w:divsChild>
        <w:div w:id="1555196912">
          <w:marLeft w:val="0"/>
          <w:marRight w:val="0"/>
          <w:marTop w:val="0"/>
          <w:marBottom w:val="0"/>
          <w:divBdr>
            <w:top w:val="none" w:sz="0" w:space="0" w:color="auto"/>
            <w:left w:val="none" w:sz="0" w:space="0" w:color="auto"/>
            <w:bottom w:val="none" w:sz="0" w:space="0" w:color="auto"/>
            <w:right w:val="none" w:sz="0" w:space="0" w:color="auto"/>
          </w:divBdr>
          <w:divsChild>
            <w:div w:id="9216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01149">
      <w:bodyDiv w:val="1"/>
      <w:marLeft w:val="0"/>
      <w:marRight w:val="0"/>
      <w:marTop w:val="0"/>
      <w:marBottom w:val="0"/>
      <w:divBdr>
        <w:top w:val="none" w:sz="0" w:space="0" w:color="auto"/>
        <w:left w:val="none" w:sz="0" w:space="0" w:color="auto"/>
        <w:bottom w:val="none" w:sz="0" w:space="0" w:color="auto"/>
        <w:right w:val="none" w:sz="0" w:space="0" w:color="auto"/>
      </w:divBdr>
    </w:div>
    <w:div w:id="2128087599">
      <w:bodyDiv w:val="1"/>
      <w:marLeft w:val="0"/>
      <w:marRight w:val="0"/>
      <w:marTop w:val="0"/>
      <w:marBottom w:val="0"/>
      <w:divBdr>
        <w:top w:val="none" w:sz="0" w:space="0" w:color="auto"/>
        <w:left w:val="none" w:sz="0" w:space="0" w:color="auto"/>
        <w:bottom w:val="none" w:sz="0" w:space="0" w:color="auto"/>
        <w:right w:val="none" w:sz="0" w:space="0" w:color="auto"/>
      </w:divBdr>
      <w:divsChild>
        <w:div w:id="1500659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microsoft.com/office/2018/08/relationships/commentsExtensible" Target="commentsExtensible.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jpeg"/><Relationship Id="rId17" Type="http://schemas.microsoft.com/office/2016/09/relationships/commentsIds" Target="commentsIds.xml"/><Relationship Id="rId25" Type="http://schemas.openxmlformats.org/officeDocument/2006/relationships/fontTable" Target="fontTab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dobrady_zoltan@icloud.com"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f4beab5-5879-43db-b9e5-d35838ff414d" xsi:nil="true"/>
    <lcf76f155ced4ddcb4097134ff3c332f xmlns="29441d4a-1684-4d13-89fc-20c0e0f05945">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2F5B71AF7CFB1418D3D1AB3777A2256" ma:contentTypeVersion="11" ma:contentTypeDescription="Create a new document." ma:contentTypeScope="" ma:versionID="b880647f8136f37bf5470484dcea87f8">
  <xsd:schema xmlns:xsd="http://www.w3.org/2001/XMLSchema" xmlns:xs="http://www.w3.org/2001/XMLSchema" xmlns:p="http://schemas.microsoft.com/office/2006/metadata/properties" xmlns:ns2="9f4beab5-5879-43db-b9e5-d35838ff414d" xmlns:ns3="29441d4a-1684-4d13-89fc-20c0e0f05945" targetNamespace="http://schemas.microsoft.com/office/2006/metadata/properties" ma:root="true" ma:fieldsID="27098a59afd0b04b2fd0a451d00077fc" ns2:_="" ns3:_="">
    <xsd:import namespace="9f4beab5-5879-43db-b9e5-d35838ff414d"/>
    <xsd:import namespace="29441d4a-1684-4d13-89fc-20c0e0f05945"/>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lcf76f155ced4ddcb4097134ff3c332f" minOccurs="0"/>
                <xsd:element ref="ns2:TaxCatchAll" minOccurs="0"/>
                <xsd:element ref="ns3:MediaServiceDateTaken"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4beab5-5879-43db-b9e5-d35838ff414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8462a666-af3f-4efa-9348-8f81ae7c905e}" ma:internalName="TaxCatchAll" ma:showField="CatchAllData" ma:web="9f4beab5-5879-43db-b9e5-d35838ff414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9441d4a-1684-4d13-89fc-20c0e0f05945"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15ba26c-2ad7-444d-982a-3dfd6d1014a2"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BF14058-D3FA-46EB-BD62-59A61AB0D407}">
  <ds:schemaRefs>
    <ds:schemaRef ds:uri="http://schemas.microsoft.com/office/2006/metadata/properties"/>
    <ds:schemaRef ds:uri="http://schemas.microsoft.com/office/infopath/2007/PartnerControls"/>
    <ds:schemaRef ds:uri="9f4beab5-5879-43db-b9e5-d35838ff414d"/>
    <ds:schemaRef ds:uri="29441d4a-1684-4d13-89fc-20c0e0f05945"/>
  </ds:schemaRefs>
</ds:datastoreItem>
</file>

<file path=customXml/itemProps2.xml><?xml version="1.0" encoding="utf-8"?>
<ds:datastoreItem xmlns:ds="http://schemas.openxmlformats.org/officeDocument/2006/customXml" ds:itemID="{03641D8A-459F-47F3-8549-5FE8CF32C0AA}">
  <ds:schemaRefs>
    <ds:schemaRef ds:uri="http://schemas.openxmlformats.org/officeDocument/2006/bibliography"/>
  </ds:schemaRefs>
</ds:datastoreItem>
</file>

<file path=customXml/itemProps3.xml><?xml version="1.0" encoding="utf-8"?>
<ds:datastoreItem xmlns:ds="http://schemas.openxmlformats.org/officeDocument/2006/customXml" ds:itemID="{2C337D17-F801-4EF6-8916-1BA962B8CBE2}">
  <ds:schemaRefs>
    <ds:schemaRef ds:uri="http://schemas.microsoft.com/sharepoint/v3/contenttype/forms"/>
  </ds:schemaRefs>
</ds:datastoreItem>
</file>

<file path=customXml/itemProps4.xml><?xml version="1.0" encoding="utf-8"?>
<ds:datastoreItem xmlns:ds="http://schemas.openxmlformats.org/officeDocument/2006/customXml" ds:itemID="{32A6782C-C8AA-4D6A-AADA-EE02F33BC7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4beab5-5879-43db-b9e5-d35838ff414d"/>
    <ds:schemaRef ds:uri="29441d4a-1684-4d13-89fc-20c0e0f059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2442</Words>
  <Characters>16856</Characters>
  <Application>Microsoft Office Word</Application>
  <DocSecurity>0</DocSecurity>
  <Lines>140</Lines>
  <Paragraphs>38</Paragraphs>
  <ScaleCrop>false</ScaleCrop>
  <Company>Dipartimento CMIC - Politecnico di Milano</Company>
  <LinksUpToDate>false</LinksUpToDate>
  <CharactersWithSpaces>19260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Dobrady, Zoltan</dc:creator>
  <cp:lastModifiedBy>Zoltan Dobrady</cp:lastModifiedBy>
  <cp:revision>94</cp:revision>
  <cp:lastPrinted>2024-01-31T21:24:00Z</cp:lastPrinted>
  <dcterms:created xsi:type="dcterms:W3CDTF">2023-10-17T19:00:00Z</dcterms:created>
  <dcterms:modified xsi:type="dcterms:W3CDTF">2024-01-31T21:24:00Z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id="s8VwuD2U"/&gt;&lt;style id="http://www.zotero.org/styles/chemical-engineering-transactions" hasBibliography="1" bibliographyStyleHasBeenSet="1"/&gt;&lt;prefs&gt;&lt;pref name="fieldType" value="Field"/&gt;&lt;pref na</vt:lpwstr>
  </property>
  <property fmtid="{D5CDD505-2E9C-101B-9397-08002B2CF9AE}" pid="3" name="ZOTERO_PREF_2">
    <vt:lpwstr>me="storeReferences" value="true"/&gt;&lt;pref name="automaticJournalAbbreviations" value=""/&gt;&lt;pref name="noteType" value=""/&gt;&lt;/prefs&gt;&lt;/data&gt;</vt:lpwstr>
  </property>
  <property fmtid="{D5CDD505-2E9C-101B-9397-08002B2CF9AE}" pid="4" name="ContentTypeId">
    <vt:lpwstr>0x01010072F5B71AF7CFB1418D3D1AB3777A2256</vt:lpwstr>
  </property>
  <property fmtid="{D5CDD505-2E9C-101B-9397-08002B2CF9AE}" pid="5" name="GrammarlyDocumentId">
    <vt:lpwstr>26475a6b4576e8ceed65c83453036b96e1164e8eb7a089309bfa173707362d08</vt:lpwstr>
  </property>
</Properties>
</file>